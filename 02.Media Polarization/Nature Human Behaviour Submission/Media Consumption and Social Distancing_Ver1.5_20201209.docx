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194ED648" w14:textId="6BE5D76F" w:rsidR="00B313CD" w:rsidRPr="00C973AD" w:rsidRDefault="0021531B" w:rsidP="00B313CD">
      <w:pPr>
        <w:pStyle w:val="ArticleTitle"/>
        <w:rPr>
          <w:rFonts w:eastAsiaTheme="minorEastAsia"/>
          <w:lang w:eastAsia="ko-KR"/>
        </w:rPr>
      </w:pPr>
      <w:bookmarkStart w:id="0" w:name="_Hlk513198143"/>
      <w:r>
        <w:t>W</w:t>
      </w:r>
      <w:r w:rsidRPr="0021531B">
        <w:t xml:space="preserve">hat </w:t>
      </w:r>
      <w:r>
        <w:t>K</w:t>
      </w:r>
      <w:r w:rsidRPr="0021531B">
        <w:t xml:space="preserve">ind of </w:t>
      </w:r>
      <w:r>
        <w:t>D</w:t>
      </w:r>
      <w:r w:rsidRPr="0021531B">
        <w:t xml:space="preserve">ifferences </w:t>
      </w:r>
      <w:r>
        <w:t>Do P</w:t>
      </w:r>
      <w:r w:rsidRPr="0021531B">
        <w:t xml:space="preserve">oliticized </w:t>
      </w:r>
      <w:r>
        <w:t>M</w:t>
      </w:r>
      <w:r w:rsidRPr="0021531B">
        <w:t xml:space="preserve">essages </w:t>
      </w:r>
      <w:r>
        <w:t>M</w:t>
      </w:r>
      <w:r w:rsidRPr="0021531B">
        <w:t>ake</w:t>
      </w:r>
      <w:r>
        <w:t>?</w:t>
      </w:r>
      <w:r w:rsidRPr="0021531B">
        <w:t xml:space="preserve"> </w:t>
      </w:r>
      <w:r w:rsidR="007D16C0">
        <w:t xml:space="preserve">Effects of </w:t>
      </w:r>
      <w:r w:rsidR="004C0D49">
        <w:t xml:space="preserve">Media </w:t>
      </w:r>
      <w:r w:rsidR="00A31DDB">
        <w:t>Consumption</w:t>
      </w:r>
      <w:r w:rsidR="001E4A78">
        <w:t xml:space="preserve"> </w:t>
      </w:r>
      <w:r w:rsidR="00A31DDB">
        <w:t>o</w:t>
      </w:r>
      <w:r w:rsidR="000640FF">
        <w:t>n</w:t>
      </w:r>
      <w:r w:rsidR="000A2C00">
        <w:t xml:space="preserve"> </w:t>
      </w:r>
      <w:r w:rsidR="009F6E38">
        <w:t>Individual Attitudes to COVID-19 Issue</w:t>
      </w:r>
      <w:r w:rsidR="00065232">
        <w:t>s</w:t>
      </w:r>
    </w:p>
    <w:bookmarkEnd w:id="0"/>
    <w:p w14:paraId="449CE728" w14:textId="77777777" w:rsidR="007D3E7C" w:rsidRPr="009E7320" w:rsidRDefault="007D3E7C" w:rsidP="007D3E7C">
      <w:pPr>
        <w:pStyle w:val="ArticleTitle"/>
        <w:rPr>
          <w:sz w:val="24"/>
        </w:rPr>
      </w:pPr>
    </w:p>
    <w:p w14:paraId="0706FEC2" w14:textId="77777777" w:rsidR="007D3E7C" w:rsidRPr="00B32184" w:rsidRDefault="007D3E7C" w:rsidP="00B313CD">
      <w:pPr>
        <w:spacing w:after="0" w:line="240" w:lineRule="auto"/>
        <w:rPr>
          <w:rFonts w:ascii="Times New Roman" w:hAnsi="Times New Roman" w:cs="Times New Roman"/>
          <w:sz w:val="24"/>
          <w:szCs w:val="24"/>
        </w:rPr>
      </w:pPr>
    </w:p>
    <w:p w14:paraId="2EF3E6EF" w14:textId="1E2BB2D4" w:rsidR="00B313CD" w:rsidRPr="009E7320" w:rsidRDefault="004C0D49" w:rsidP="00B313CD">
      <w:pPr>
        <w:pStyle w:val="AuthorNames"/>
      </w:pPr>
      <w:proofErr w:type="spellStart"/>
      <w:proofErr w:type="gramStart"/>
      <w:r>
        <w:t>OOO</w:t>
      </w:r>
      <w:r w:rsidR="00B313CD" w:rsidRPr="009E7320">
        <w:rPr>
          <w:noProof/>
        </w:rPr>
        <w:t>,</w:t>
      </w:r>
      <w:r w:rsidR="00B313CD" w:rsidRPr="009E7320">
        <w:rPr>
          <w:noProof/>
          <w:vertAlign w:val="superscript"/>
        </w:rPr>
        <w:t>a</w:t>
      </w:r>
      <w:proofErr w:type="spellEnd"/>
      <w:proofErr w:type="gramEnd"/>
      <w:r w:rsidR="00B313CD" w:rsidRPr="009E7320">
        <w:rPr>
          <w:noProof/>
          <w:vertAlign w:val="superscript"/>
        </w:rPr>
        <w:t>*</w:t>
      </w:r>
    </w:p>
    <w:p w14:paraId="5DEF3584" w14:textId="77777777" w:rsidR="00B313CD" w:rsidRPr="00C973AD" w:rsidRDefault="00B313CD" w:rsidP="00B313CD">
      <w:pPr>
        <w:pStyle w:val="AuthorAffiliations"/>
        <w:rPr>
          <w:rFonts w:eastAsiaTheme="minorEastAsia"/>
          <w:vertAlign w:val="baseline"/>
          <w:lang w:eastAsia="ko-KR"/>
        </w:rPr>
      </w:pPr>
      <w:proofErr w:type="spellStart"/>
      <w:r w:rsidRPr="009E7320">
        <w:t>a</w:t>
      </w:r>
      <w:r w:rsidRPr="009E7320">
        <w:rPr>
          <w:vertAlign w:val="baseline"/>
        </w:rPr>
        <w:t>Department</w:t>
      </w:r>
      <w:proofErr w:type="spellEnd"/>
      <w:r w:rsidRPr="009E7320">
        <w:rPr>
          <w:vertAlign w:val="baseline"/>
        </w:rPr>
        <w:t xml:space="preserve"> of Public Administration and Policy, Rockefeller College of Public Affairs and Policy, University at Albany, State University of New York, Albany, NY 12222, USA</w:t>
      </w:r>
    </w:p>
    <w:p w14:paraId="22221A86" w14:textId="3700A93A" w:rsidR="00B90766" w:rsidRPr="005F0D4A" w:rsidRDefault="00B90766" w:rsidP="00B90766">
      <w:pPr>
        <w:spacing w:after="0" w:line="240" w:lineRule="auto"/>
        <w:rPr>
          <w:rFonts w:ascii="Times New Roman" w:hAnsi="Times New Roman" w:cs="Times New Roman"/>
          <w:sz w:val="24"/>
          <w:szCs w:val="24"/>
        </w:rPr>
      </w:pPr>
    </w:p>
    <w:p w14:paraId="2D57B933" w14:textId="6AD53CC3" w:rsidR="00524B9F" w:rsidRPr="009E7320" w:rsidRDefault="00B90766" w:rsidP="00E77CE0">
      <w:pPr>
        <w:pStyle w:val="Abstract"/>
        <w:tabs>
          <w:tab w:val="left" w:pos="3268"/>
        </w:tabs>
        <w:spacing w:before="120"/>
      </w:pPr>
      <w:r w:rsidRPr="009E7320">
        <w:rPr>
          <w:b/>
        </w:rPr>
        <w:t>Abstract</w:t>
      </w:r>
      <w:r w:rsidRPr="009E7320">
        <w:t xml:space="preserve">. </w:t>
      </w:r>
      <w:r w:rsidR="00FF7695">
        <w:tab/>
      </w:r>
    </w:p>
    <w:p w14:paraId="79426728" w14:textId="4F6545EC" w:rsidR="00BA4246" w:rsidRPr="00A72E07" w:rsidRDefault="00C349D2" w:rsidP="00A72E07">
      <w:pPr>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Recent studies report that </w:t>
      </w:r>
      <w:r w:rsidR="00033EF9" w:rsidRPr="00033EF9">
        <w:rPr>
          <w:rFonts w:ascii="Times New Roman" w:eastAsia="Times New Roman" w:hAnsi="Times New Roman" w:cs="Times New Roman"/>
          <w:lang w:eastAsia="en-US"/>
        </w:rPr>
        <w:t xml:space="preserve">politicized messages from </w:t>
      </w:r>
      <w:r w:rsidR="00033EF9">
        <w:rPr>
          <w:rFonts w:ascii="Times New Roman" w:eastAsia="Times New Roman" w:hAnsi="Times New Roman" w:cs="Times New Roman"/>
          <w:lang w:eastAsia="en-US"/>
        </w:rPr>
        <w:t>conservative media outlets, such as Fox News,</w:t>
      </w:r>
      <w:r w:rsidR="00033EF9" w:rsidRPr="00033EF9">
        <w:rPr>
          <w:rFonts w:ascii="Times New Roman" w:eastAsia="Times New Roman" w:hAnsi="Times New Roman" w:cs="Times New Roman"/>
          <w:lang w:eastAsia="en-US"/>
        </w:rPr>
        <w:t xml:space="preserve"> can </w:t>
      </w:r>
      <w:r w:rsidR="00033EF9">
        <w:rPr>
          <w:rFonts w:ascii="Times New Roman" w:eastAsia="Times New Roman" w:hAnsi="Times New Roman" w:cs="Times New Roman"/>
          <w:lang w:eastAsia="en-US"/>
        </w:rPr>
        <w:t>undermine</w:t>
      </w:r>
      <w:r w:rsidR="00033EF9" w:rsidRPr="00033EF9">
        <w:rPr>
          <w:rFonts w:ascii="Times New Roman" w:eastAsia="Times New Roman" w:hAnsi="Times New Roman" w:cs="Times New Roman"/>
          <w:lang w:eastAsia="en-US"/>
        </w:rPr>
        <w:t xml:space="preserve"> people’s compliance with social distancing and face-covering</w:t>
      </w:r>
      <w:r w:rsidR="00692A38">
        <w:rPr>
          <w:rFonts w:ascii="Times New Roman" w:eastAsia="Times New Roman" w:hAnsi="Times New Roman" w:cs="Times New Roman"/>
          <w:lang w:eastAsia="en-US"/>
        </w:rPr>
        <w:t xml:space="preserve">, arousing a </w:t>
      </w:r>
      <w:r w:rsidR="00692A38" w:rsidRPr="00692A38">
        <w:rPr>
          <w:rFonts w:ascii="Times New Roman" w:eastAsia="Times New Roman" w:hAnsi="Times New Roman" w:cs="Times New Roman"/>
          <w:lang w:eastAsia="en-US"/>
        </w:rPr>
        <w:t xml:space="preserve">suspicion that </w:t>
      </w:r>
      <w:r w:rsidR="00BF79FB">
        <w:rPr>
          <w:rFonts w:ascii="Times New Roman" w:eastAsia="Times New Roman" w:hAnsi="Times New Roman" w:cs="Times New Roman"/>
          <w:lang w:eastAsia="en-US"/>
        </w:rPr>
        <w:t>media polarization</w:t>
      </w:r>
      <w:r w:rsidR="00692A38" w:rsidRPr="00692A38">
        <w:rPr>
          <w:rFonts w:ascii="Times New Roman" w:eastAsia="Times New Roman" w:hAnsi="Times New Roman" w:cs="Times New Roman"/>
          <w:lang w:eastAsia="en-US"/>
        </w:rPr>
        <w:t xml:space="preserve"> may mislead </w:t>
      </w:r>
      <w:r w:rsidR="00BF79FB">
        <w:rPr>
          <w:rFonts w:ascii="Times New Roman" w:eastAsia="Times New Roman" w:hAnsi="Times New Roman" w:cs="Times New Roman"/>
          <w:lang w:eastAsia="en-US"/>
        </w:rPr>
        <w:t>people to</w:t>
      </w:r>
      <w:r w:rsidR="00692A38" w:rsidRPr="00692A38">
        <w:rPr>
          <w:rFonts w:ascii="Times New Roman" w:eastAsia="Times New Roman" w:hAnsi="Times New Roman" w:cs="Times New Roman"/>
          <w:lang w:eastAsia="en-US"/>
        </w:rPr>
        <w:t xml:space="preserve"> disbelieve in the </w:t>
      </w:r>
      <w:r w:rsidR="00BF79FB">
        <w:rPr>
          <w:rFonts w:ascii="Times New Roman" w:eastAsia="Times New Roman" w:hAnsi="Times New Roman" w:cs="Times New Roman"/>
          <w:lang w:eastAsia="en-US"/>
        </w:rPr>
        <w:t>lethality</w:t>
      </w:r>
      <w:r w:rsidR="00692A38" w:rsidRPr="00692A38">
        <w:rPr>
          <w:rFonts w:ascii="Times New Roman" w:eastAsia="Times New Roman" w:hAnsi="Times New Roman" w:cs="Times New Roman"/>
          <w:lang w:eastAsia="en-US"/>
        </w:rPr>
        <w:t xml:space="preserve"> of the pandemic and the need for </w:t>
      </w:r>
      <w:r w:rsidR="00276BA9">
        <w:rPr>
          <w:rFonts w:ascii="Times New Roman" w:eastAsia="Times New Roman" w:hAnsi="Times New Roman" w:cs="Times New Roman"/>
          <w:lang w:eastAsia="en-US"/>
        </w:rPr>
        <w:t xml:space="preserve">the </w:t>
      </w:r>
      <w:r w:rsidR="00692A38" w:rsidRPr="00692A38">
        <w:rPr>
          <w:rFonts w:ascii="Times New Roman" w:eastAsia="Times New Roman" w:hAnsi="Times New Roman" w:cs="Times New Roman"/>
          <w:lang w:eastAsia="en-US"/>
        </w:rPr>
        <w:t>public health guidance</w:t>
      </w:r>
      <w:r w:rsidR="00276BA9">
        <w:rPr>
          <w:rFonts w:ascii="Times New Roman" w:eastAsia="Times New Roman" w:hAnsi="Times New Roman" w:cs="Times New Roman"/>
          <w:lang w:eastAsia="en-US"/>
        </w:rPr>
        <w:fldChar w:fldCharType="begin" w:fldLock="1"/>
      </w:r>
      <w:r w:rsidR="00DC0CD4">
        <w:rPr>
          <w:rFonts w:ascii="Times New Roman" w:eastAsia="Times New Roman" w:hAnsi="Times New Roman" w:cs="Times New Roman"/>
          <w:lang w:eastAsia="en-US"/>
        </w:rPr>
        <w:instrText>ADDIN CSL_CITATION {"citationItems":[{"id":"ITEM-1","itemData":{"DOI":"10.2139/ssrn.3604214","abstract":"Predicting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imonov","given":"Andrey","non-dropping-particle":"","parse-names":false,"suffix":""},{"dropping-particle":"","family":"Sacher","given":"Szymon","non-dropping-particle":"","parse-names":false,"suffix":""},{"dropping-particle":"","family":"Dube","given":"Jean-Pierre H.","non-dropping-particle":"","parse-names":false,"suffix":""},{"dropping-particle":"","family":"Biswas","given":"Shirsho","non-dropping-particle":"","parse-names":false,"suffix":""}],"container-title":"SSRN Electronic Journal","id":"ITEM-1","issued":{"date-parts":[["2020"]]},"title":"The Persuasive Effect of Fox News: Non-Compliance with Social Distancing During the COVID-19 Pandemic","type":"report"},"uris":["http://www.mendeley.com/documents/?uuid=2a745db8-a64e-4ff6-9815-9573ddba90b5"]},{"id":"ITEM-2","itemData":{"DOI":"10.1038/s41562-020-00977-7","ISSN":"23973374","PMID":"33139897","abstract":"Numerous polls suggest that COVID-19 is a profoundly partisan issue in the United States. Using the geotracking data of 15 million smartphones per day, we found that US counties that voted for Donald Trump (Republican) over Hillary Clinton (Democrat) in the 2016 presidential election exhibited 14% less physical distancing between March and May 2020. Partisanship was more strongly associated with physical distancing than numerous other factors, including counties’ COVID-19 cases, population density, median income, and racial and age demographics. Contrary to our predictions, the observed partisan gap strengthened over time and remained when stay-at-home orders were active. Additionally, county-level consumption of conservative media (Fox News) was related to reduced physical distancing. Finally, the observed partisan differences in distancing were associated with subsequently higher COVID-19 infection and fatality growth rates in pro-Trump counties. Taken together, these data suggest that US citizens’ responses to COVID-19 are subject to a deep—and consequential—partisan divide.","author":[{"dropping-particle":"","family":"Gollwitzer","given":"Anton","non-dropping-particle":"","parse-names":false,"suffix":""},{"dropping-particle":"","family":"Martel","given":"Cameron","non-dropping-particle":"","parse-names":false,"suffix":""},{"dropping-particle":"","family":"Brady","given":"William J.","non-dropping-particle":"","parse-names":false,"suffix":""},{"dropping-particle":"","family":"Pärnamets","given":"Philip","non-dropping-particle":"","parse-names":false,"suffix":""},{"dropping-particle":"","family":"Freedman","given":"Isaac G.","non-dropping-particle":"","parse-names":false,"suffix":""},{"dropping-particle":"","family":"Knowles","given":"Eric D.","non-dropping-particle":"","parse-names":false,"suffix":""},{"dropping-particle":"","family":"Bavel","given":"Jay J.","non-dropping-particle":"Van","parse-names":false,"suffix":""}],"container-title":"Nature Human Behaviour","id":"ITEM-2","issue":"11","issued":{"date-parts":[["2020"]]},"page":"1186-1197","title":"Partisan Differences in Physical Distancing are Linked to Health Outcomes during the COVID-19 Pandemic","type":"article-journal","volume":"4"},"uris":["http://www.mendeley.com/documents/?uuid=0953354c-13b8-4754-88f6-e0c4991423cf"]}],"mendeley":{"formattedCitation":"&lt;sup&gt;1,2&lt;/sup&gt;","plainTextFormattedCitation":"1,2","previouslyFormattedCitation":"(Gollwitzer et al., 2020; Simonov et al., 2020)"},"properties":{"noteIndex":0},"schema":"https://github.com/citation-style-language/schema/raw/master/csl-citation.json"}</w:instrText>
      </w:r>
      <w:r w:rsidR="00276BA9">
        <w:rPr>
          <w:rFonts w:ascii="Times New Roman" w:eastAsia="Times New Roman" w:hAnsi="Times New Roman" w:cs="Times New Roman"/>
          <w:lang w:eastAsia="en-US"/>
        </w:rPr>
        <w:fldChar w:fldCharType="separate"/>
      </w:r>
      <w:r w:rsidR="00DC0CD4" w:rsidRPr="00DC0CD4">
        <w:rPr>
          <w:rFonts w:ascii="Times New Roman" w:eastAsia="Times New Roman" w:hAnsi="Times New Roman" w:cs="Times New Roman"/>
          <w:noProof/>
          <w:vertAlign w:val="superscript"/>
          <w:lang w:eastAsia="en-US"/>
        </w:rPr>
        <w:t>1,2</w:t>
      </w:r>
      <w:r w:rsidR="00276BA9">
        <w:rPr>
          <w:rFonts w:ascii="Times New Roman" w:eastAsia="Times New Roman" w:hAnsi="Times New Roman" w:cs="Times New Roman"/>
          <w:lang w:eastAsia="en-US"/>
        </w:rPr>
        <w:fldChar w:fldCharType="end"/>
      </w:r>
      <w:r w:rsidR="00BF79FB">
        <w:rPr>
          <w:rFonts w:ascii="Times New Roman" w:eastAsia="Times New Roman" w:hAnsi="Times New Roman" w:cs="Times New Roman"/>
          <w:lang w:eastAsia="en-US"/>
        </w:rPr>
        <w:t>.</w:t>
      </w:r>
      <w:r w:rsidR="00276BA9">
        <w:rPr>
          <w:rFonts w:ascii="Times New Roman" w:eastAsia="Times New Roman" w:hAnsi="Times New Roman" w:cs="Times New Roman"/>
          <w:lang w:eastAsia="en-US"/>
        </w:rPr>
        <w:t xml:space="preserve"> </w:t>
      </w:r>
      <w:r w:rsidR="00276BA9" w:rsidRPr="00276BA9">
        <w:rPr>
          <w:rFonts w:ascii="Times New Roman" w:eastAsia="Times New Roman" w:hAnsi="Times New Roman" w:cs="Times New Roman"/>
          <w:lang w:eastAsia="en-US"/>
        </w:rPr>
        <w:t xml:space="preserve">However, </w:t>
      </w:r>
      <w:r w:rsidR="006F6266" w:rsidRPr="006F6266">
        <w:rPr>
          <w:rFonts w:ascii="Times New Roman" w:eastAsia="Times New Roman" w:hAnsi="Times New Roman" w:cs="Times New Roman"/>
          <w:lang w:eastAsia="en-US"/>
        </w:rPr>
        <w:t>it is still unclear what kind of differences the politicized messages make in people’s perception</w:t>
      </w:r>
      <w:r w:rsidR="0012259C">
        <w:rPr>
          <w:rFonts w:ascii="Times New Roman" w:eastAsia="Times New Roman" w:hAnsi="Times New Roman" w:cs="Times New Roman"/>
          <w:lang w:eastAsia="en-US"/>
        </w:rPr>
        <w:t>.</w:t>
      </w:r>
      <w:r w:rsidR="00276BA9">
        <w:rPr>
          <w:rFonts w:ascii="Times New Roman" w:eastAsia="Times New Roman" w:hAnsi="Times New Roman" w:cs="Times New Roman"/>
          <w:lang w:eastAsia="en-US"/>
        </w:rPr>
        <w:t xml:space="preserve"> </w:t>
      </w:r>
      <w:r w:rsidR="002D59EB">
        <w:rPr>
          <w:rFonts w:ascii="Times New Roman" w:eastAsia="Times New Roman" w:hAnsi="Times New Roman" w:cs="Times New Roman"/>
          <w:lang w:eastAsia="en-US"/>
        </w:rPr>
        <w:t>E</w:t>
      </w:r>
      <w:r w:rsidR="00760275" w:rsidRPr="00C349D2">
        <w:rPr>
          <w:rFonts w:ascii="Times New Roman" w:eastAsia="Times New Roman" w:hAnsi="Times New Roman" w:cs="Times New Roman"/>
          <w:lang w:eastAsia="en-US"/>
        </w:rPr>
        <w:t xml:space="preserve">ven if </w:t>
      </w:r>
      <w:r w:rsidR="00D806DF">
        <w:rPr>
          <w:rFonts w:ascii="Times New Roman" w:eastAsia="Times New Roman" w:hAnsi="Times New Roman" w:cs="Times New Roman"/>
          <w:lang w:eastAsia="en-US"/>
        </w:rPr>
        <w:t>the messages</w:t>
      </w:r>
      <w:r w:rsidR="00760275" w:rsidRPr="00C349D2">
        <w:rPr>
          <w:rFonts w:ascii="Times New Roman" w:eastAsia="Times New Roman" w:hAnsi="Times New Roman" w:cs="Times New Roman"/>
          <w:lang w:eastAsia="en-US"/>
        </w:rPr>
        <w:t xml:space="preserve"> are politicized, </w:t>
      </w:r>
      <w:r w:rsidR="00D806DF">
        <w:rPr>
          <w:rFonts w:ascii="Times New Roman" w:eastAsia="Times New Roman" w:hAnsi="Times New Roman" w:cs="Times New Roman"/>
          <w:lang w:eastAsia="en-US"/>
        </w:rPr>
        <w:t>mass media</w:t>
      </w:r>
      <w:r w:rsidR="00760275" w:rsidRPr="00C349D2">
        <w:rPr>
          <w:rFonts w:ascii="Times New Roman" w:eastAsia="Times New Roman" w:hAnsi="Times New Roman" w:cs="Times New Roman"/>
          <w:lang w:eastAsia="en-US"/>
        </w:rPr>
        <w:t xml:space="preserve"> </w:t>
      </w:r>
      <w:r w:rsidR="00D806DF">
        <w:rPr>
          <w:rFonts w:ascii="Times New Roman" w:eastAsia="Times New Roman" w:hAnsi="Times New Roman" w:cs="Times New Roman"/>
          <w:lang w:eastAsia="en-US"/>
        </w:rPr>
        <w:t>might have</w:t>
      </w:r>
      <w:r w:rsidR="00760275" w:rsidRPr="00C349D2">
        <w:rPr>
          <w:rFonts w:ascii="Times New Roman" w:eastAsia="Times New Roman" w:hAnsi="Times New Roman" w:cs="Times New Roman"/>
          <w:lang w:eastAsia="en-US"/>
        </w:rPr>
        <w:t xml:space="preserve"> </w:t>
      </w:r>
      <w:r w:rsidR="00EA32EC">
        <w:rPr>
          <w:rFonts w:ascii="Times New Roman" w:eastAsia="Times New Roman" w:hAnsi="Times New Roman" w:cs="Times New Roman"/>
          <w:lang w:eastAsia="en-US"/>
        </w:rPr>
        <w:t xml:space="preserve">contributed to </w:t>
      </w:r>
      <w:r w:rsidR="00060B90">
        <w:rPr>
          <w:rFonts w:ascii="Times New Roman" w:eastAsia="Times New Roman" w:hAnsi="Times New Roman" w:cs="Times New Roman"/>
          <w:lang w:eastAsia="en-US"/>
        </w:rPr>
        <w:t>promoting on-going prevention efforts</w:t>
      </w:r>
      <w:r w:rsidR="00760275" w:rsidRPr="00C349D2">
        <w:rPr>
          <w:rFonts w:ascii="Times New Roman" w:eastAsia="Times New Roman" w:hAnsi="Times New Roman" w:cs="Times New Roman"/>
          <w:lang w:eastAsia="en-US"/>
        </w:rPr>
        <w:t xml:space="preserve"> </w:t>
      </w:r>
      <w:r w:rsidR="00EA32EC">
        <w:rPr>
          <w:rFonts w:ascii="Times New Roman" w:eastAsia="Times New Roman" w:hAnsi="Times New Roman" w:cs="Times New Roman"/>
          <w:lang w:eastAsia="en-US"/>
        </w:rPr>
        <w:t>by</w:t>
      </w:r>
      <w:r w:rsidR="00760275" w:rsidRPr="00C349D2">
        <w:rPr>
          <w:rFonts w:ascii="Times New Roman" w:eastAsia="Times New Roman" w:hAnsi="Times New Roman" w:cs="Times New Roman"/>
          <w:lang w:eastAsia="en-US"/>
        </w:rPr>
        <w:t xml:space="preserve"> </w:t>
      </w:r>
      <w:proofErr w:type="spellStart"/>
      <w:r w:rsidR="00760275" w:rsidRPr="00C349D2">
        <w:rPr>
          <w:rFonts w:ascii="Times New Roman" w:eastAsia="Times New Roman" w:hAnsi="Times New Roman" w:cs="Times New Roman"/>
          <w:lang w:eastAsia="en-US"/>
        </w:rPr>
        <w:t>signa</w:t>
      </w:r>
      <w:r w:rsidR="00616F25">
        <w:rPr>
          <w:rFonts w:ascii="Times New Roman" w:eastAsia="Times New Roman" w:hAnsi="Times New Roman" w:cs="Times New Roman"/>
          <w:lang w:eastAsia="en-US"/>
        </w:rPr>
        <w:t>l</w:t>
      </w:r>
      <w:r w:rsidR="00760275" w:rsidRPr="00C349D2">
        <w:rPr>
          <w:rFonts w:ascii="Times New Roman" w:eastAsia="Times New Roman" w:hAnsi="Times New Roman" w:cs="Times New Roman"/>
          <w:lang w:eastAsia="en-US"/>
        </w:rPr>
        <w:t>ling</w:t>
      </w:r>
      <w:proofErr w:type="spellEnd"/>
      <w:r w:rsidR="00760275" w:rsidRPr="00C349D2">
        <w:rPr>
          <w:rFonts w:ascii="Times New Roman" w:eastAsia="Times New Roman" w:hAnsi="Times New Roman" w:cs="Times New Roman"/>
          <w:lang w:eastAsia="en-US"/>
        </w:rPr>
        <w:t xml:space="preserve"> the risk </w:t>
      </w:r>
      <w:r w:rsidR="003C2DC7">
        <w:rPr>
          <w:rFonts w:ascii="Times New Roman" w:eastAsia="Times New Roman" w:hAnsi="Times New Roman" w:cs="Times New Roman"/>
          <w:lang w:eastAsia="en-US"/>
        </w:rPr>
        <w:t>of the infection</w:t>
      </w:r>
      <w:r w:rsidR="002D59EB">
        <w:rPr>
          <w:rFonts w:ascii="Times New Roman" w:eastAsia="Times New Roman" w:hAnsi="Times New Roman" w:cs="Times New Roman"/>
          <w:lang w:eastAsia="en-US"/>
        </w:rPr>
        <w:t xml:space="preserve">, given that </w:t>
      </w:r>
      <w:r w:rsidR="00363FE3">
        <w:rPr>
          <w:rFonts w:ascii="Times New Roman" w:eastAsia="Times New Roman" w:hAnsi="Times New Roman" w:cs="Times New Roman"/>
          <w:lang w:eastAsia="en-US"/>
        </w:rPr>
        <w:t xml:space="preserve">mass media can give a signal of danger or stimulates </w:t>
      </w:r>
      <w:r w:rsidR="00616F25">
        <w:rPr>
          <w:rFonts w:ascii="Times New Roman" w:eastAsia="Times New Roman" w:hAnsi="Times New Roman" w:cs="Times New Roman"/>
          <w:lang w:eastAsia="en-US"/>
        </w:rPr>
        <w:t>threat perception</w:t>
      </w:r>
      <w:r w:rsidR="00363FE3">
        <w:rPr>
          <w:rFonts w:ascii="Times New Roman" w:eastAsia="Times New Roman" w:hAnsi="Times New Roman" w:cs="Times New Roman"/>
          <w:lang w:eastAsia="en-US"/>
        </w:rPr>
        <w:t xml:space="preserve"> o</w:t>
      </w:r>
      <w:r w:rsidR="00452086">
        <w:rPr>
          <w:rFonts w:ascii="Times New Roman" w:eastAsia="Times New Roman" w:hAnsi="Times New Roman" w:cs="Times New Roman"/>
          <w:lang w:eastAsia="en-US"/>
        </w:rPr>
        <w:t>f</w:t>
      </w:r>
      <w:r w:rsidR="00363FE3">
        <w:rPr>
          <w:rFonts w:ascii="Times New Roman" w:eastAsia="Times New Roman" w:hAnsi="Times New Roman" w:cs="Times New Roman"/>
          <w:lang w:eastAsia="en-US"/>
        </w:rPr>
        <w:t xml:space="preserve"> the infection</w:t>
      </w:r>
      <w:r w:rsidR="00BB3735" w:rsidRPr="71EE7D08">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{"citationItems":[{"id":"ITEM-1","itemData":{"author":[{"dropping-particle":"","family":"Bromwich","given":"Jonah Engel","non-dropping-particle":"","parse-names":false,"suffix":""}],"container-title":"New York Times","id":"ITEM-1","issued":{"date-parts":[["2020","4","20"]]},"title":"How to Wash Your Hands","type":"article-newspaper"},"uris":["http://www.mendeley.com/documents/?uuid=14fe43a8-6a02-4822-9162-b1d9ed2c65f9"]},{"id":"ITEM-2","itemData":{"author":[{"dropping-particle":"","family":"Or Fleisher, Gabriel Gianordoli, Yuliya Parshina-Kottas, Karthik Patanjali, Miles Peyton","given":"and Bedel Saget","non-dropping-particle":"","parse-names":false,"suffix":""}],"container-title":"2New York Times","id":"ITEM-2","issued":{"date-parts":[["2020","10","30"]]},"title":"Masks Work. Really. We’ll Show You How.","type":"article-newspaper"},"uris":["http://www.mendeley.com/documents/?uuid=ef0d4c6d-a0e4-41db-b70e-995fe7bb852a"]}],"mendeley":{"formattedCitation":"&lt;sup&gt;3,4&lt;/sup&gt;","plainTextFormattedCitation":"3,4","previouslyFormattedCitation":"(Bromwich, 2020; Or Fleisher, Gabriel Gianordoli, Yuliya Parshina-Kottas, Karthik Patanjali, Miles Peyton, 2020)"},"properties":{"noteIndex":0},"schema":"https://github.com/citation-style-language/schema/raw/master/csl-citation.json"}</w:instrText>
      </w:r>
      <w:r w:rsidR="00BB3735" w:rsidRPr="71EE7D08">
        <w:rPr>
          <w:rFonts w:ascii="Times New Roman" w:hAnsi="Times New Roman" w:cs="Times New Roman"/>
          <w:sz w:val="24"/>
          <w:szCs w:val="24"/>
        </w:rPr>
        <w:fldChar w:fldCharType="separate"/>
      </w:r>
      <w:r w:rsidR="00DC0CD4" w:rsidRPr="00DC0CD4">
        <w:rPr>
          <w:rFonts w:ascii="Times New Roman" w:eastAsia="Times New Roman" w:hAnsi="Times New Roman" w:cs="Times New Roman"/>
          <w:noProof/>
          <w:vertAlign w:val="superscript"/>
          <w:lang w:eastAsia="en-US"/>
        </w:rPr>
        <w:t>3,4</w:t>
      </w:r>
      <w:r w:rsidR="00BB3735" w:rsidRPr="71EE7D08">
        <w:rPr>
          <w:rFonts w:ascii="Times New Roman" w:hAnsi="Times New Roman" w:cs="Times New Roman"/>
          <w:sz w:val="24"/>
          <w:szCs w:val="24"/>
        </w:rPr>
        <w:fldChar w:fldCharType="end"/>
      </w:r>
      <w:r w:rsidR="00060B90">
        <w:rPr>
          <w:rFonts w:ascii="Times New Roman" w:eastAsia="Times New Roman" w:hAnsi="Times New Roman" w:cs="Times New Roman"/>
          <w:lang w:eastAsia="en-US"/>
        </w:rPr>
        <w:t xml:space="preserve">. Here we </w:t>
      </w:r>
      <w:r w:rsidR="00817B9C">
        <w:rPr>
          <w:rFonts w:ascii="Times New Roman" w:eastAsia="Times New Roman" w:hAnsi="Times New Roman" w:cs="Times New Roman"/>
          <w:lang w:eastAsia="en-US"/>
        </w:rPr>
        <w:t xml:space="preserve">examine </w:t>
      </w:r>
      <w:r w:rsidR="00817B9C" w:rsidRPr="00C349D2">
        <w:rPr>
          <w:rFonts w:ascii="Times New Roman" w:eastAsia="Times New Roman" w:hAnsi="Times New Roman" w:cs="Times New Roman"/>
          <w:lang w:eastAsia="en-US"/>
        </w:rPr>
        <w:t>how the extent of media consumption of Coronavirus and Fox News viewership affect people’s attitudes toward four types of COVID-19 issues: (1) perceived compliance with social distancing and support for requiring face covering; (2) COVID-19 anxiety; (3) trust in governments and medical scientists; and (4) perception of government interference during the pandemic.</w:t>
      </w:r>
      <w:r w:rsidR="00A72E07">
        <w:rPr>
          <w:rFonts w:ascii="Times New Roman" w:eastAsia="Times New Roman" w:hAnsi="Times New Roman" w:cs="Times New Roman"/>
          <w:lang w:eastAsia="en-US"/>
        </w:rPr>
        <w:t xml:space="preserve"> </w:t>
      </w:r>
      <w:r w:rsidR="00625649">
        <w:rPr>
          <w:rFonts w:ascii="Times New Roman" w:eastAsia="Times New Roman" w:hAnsi="Times New Roman" w:cs="Times New Roman"/>
          <w:lang w:eastAsia="en-US"/>
        </w:rPr>
        <w:t>With an online survey</w:t>
      </w:r>
      <w:r w:rsidR="00221C55">
        <w:rPr>
          <w:rFonts w:ascii="Times New Roman" w:eastAsia="Times New Roman" w:hAnsi="Times New Roman" w:cs="Times New Roman"/>
          <w:lang w:eastAsia="en-US"/>
        </w:rPr>
        <w:t xml:space="preserve"> with</w:t>
      </w:r>
      <w:r w:rsidR="00625649">
        <w:rPr>
          <w:rFonts w:ascii="Times New Roman" w:eastAsia="Times New Roman" w:hAnsi="Times New Roman" w:cs="Times New Roman"/>
          <w:lang w:eastAsia="en-US"/>
        </w:rPr>
        <w:t xml:space="preserve"> 1 128 respondents, w</w:t>
      </w:r>
      <w:r w:rsidR="00A72E07">
        <w:rPr>
          <w:rFonts w:ascii="Times New Roman" w:eastAsia="Times New Roman" w:hAnsi="Times New Roman" w:cs="Times New Roman"/>
          <w:lang w:eastAsia="en-US"/>
        </w:rPr>
        <w:t xml:space="preserve">e found </w:t>
      </w:r>
      <w:r w:rsidR="0013366B">
        <w:rPr>
          <w:rFonts w:ascii="Times New Roman" w:eastAsia="Times New Roman" w:hAnsi="Times New Roman" w:cs="Times New Roman"/>
          <w:lang w:eastAsia="en-US"/>
        </w:rPr>
        <w:t xml:space="preserve">a strong </w:t>
      </w:r>
      <w:r w:rsidR="00E5217A">
        <w:rPr>
          <w:rFonts w:ascii="Times New Roman" w:eastAsia="Times New Roman" w:hAnsi="Times New Roman" w:cs="Times New Roman"/>
          <w:lang w:eastAsia="en-US"/>
        </w:rPr>
        <w:t>convergence</w:t>
      </w:r>
      <w:r w:rsidR="0013366B">
        <w:rPr>
          <w:rFonts w:ascii="Times New Roman" w:eastAsia="Times New Roman" w:hAnsi="Times New Roman" w:cs="Times New Roman"/>
          <w:lang w:eastAsia="en-US"/>
        </w:rPr>
        <w:t xml:space="preserve"> </w:t>
      </w:r>
      <w:r w:rsidR="00E5217A">
        <w:rPr>
          <w:rFonts w:ascii="Times New Roman" w:eastAsia="Times New Roman" w:hAnsi="Times New Roman" w:cs="Times New Roman"/>
          <w:lang w:eastAsia="en-US"/>
        </w:rPr>
        <w:t xml:space="preserve">in </w:t>
      </w:r>
      <w:r w:rsidR="006526A5">
        <w:rPr>
          <w:rFonts w:ascii="Times New Roman" w:eastAsia="Times New Roman" w:hAnsi="Times New Roman" w:cs="Times New Roman"/>
          <w:lang w:eastAsia="en-US"/>
        </w:rPr>
        <w:t xml:space="preserve">the predicted outcomes, except for the </w:t>
      </w:r>
      <w:r w:rsidR="006526A5" w:rsidRPr="00C349D2">
        <w:rPr>
          <w:rFonts w:ascii="Times New Roman" w:eastAsia="Times New Roman" w:hAnsi="Times New Roman" w:cs="Times New Roman"/>
          <w:lang w:eastAsia="en-US"/>
        </w:rPr>
        <w:t>perception of government interference</w:t>
      </w:r>
      <w:r w:rsidR="00E5217A">
        <w:rPr>
          <w:rFonts w:ascii="Times New Roman" w:eastAsia="Times New Roman" w:hAnsi="Times New Roman" w:cs="Times New Roman"/>
          <w:lang w:eastAsia="en-US"/>
        </w:rPr>
        <w:t>,</w:t>
      </w:r>
      <w:r w:rsidR="00BA4246" w:rsidRPr="00A72E07">
        <w:rPr>
          <w:rFonts w:ascii="Times New Roman" w:eastAsia="Times New Roman" w:hAnsi="Times New Roman" w:cs="Times New Roman"/>
          <w:lang w:eastAsia="en-US"/>
        </w:rPr>
        <w:t xml:space="preserve"> </w:t>
      </w:r>
      <w:r w:rsidR="00E5217A">
        <w:rPr>
          <w:rFonts w:ascii="Times New Roman" w:eastAsia="Times New Roman" w:hAnsi="Times New Roman" w:cs="Times New Roman"/>
          <w:lang w:eastAsia="en-US"/>
        </w:rPr>
        <w:t>along with the increase of the extent of media consumption</w:t>
      </w:r>
      <w:r w:rsidR="00936057">
        <w:rPr>
          <w:rFonts w:ascii="Times New Roman" w:eastAsia="Times New Roman" w:hAnsi="Times New Roman" w:cs="Times New Roman"/>
          <w:lang w:eastAsia="en-US"/>
        </w:rPr>
        <w:t>, in both Fox News viewers and the others</w:t>
      </w:r>
      <w:r w:rsidR="00BA4246" w:rsidRPr="00A72E07">
        <w:rPr>
          <w:rFonts w:ascii="Times New Roman" w:eastAsia="Times New Roman" w:hAnsi="Times New Roman" w:cs="Times New Roman"/>
          <w:lang w:eastAsia="en-US"/>
        </w:rPr>
        <w:t xml:space="preserve">. </w:t>
      </w:r>
      <w:r w:rsidR="00814881">
        <w:rPr>
          <w:rFonts w:ascii="Times New Roman" w:eastAsia="Times New Roman" w:hAnsi="Times New Roman" w:cs="Times New Roman"/>
          <w:lang w:eastAsia="en-US"/>
        </w:rPr>
        <w:t xml:space="preserve">The results imply that </w:t>
      </w:r>
      <w:r w:rsidR="00BA4246" w:rsidRPr="00A72E07">
        <w:rPr>
          <w:rFonts w:ascii="Times New Roman" w:eastAsia="Times New Roman" w:hAnsi="Times New Roman" w:cs="Times New Roman"/>
          <w:lang w:eastAsia="en-US"/>
        </w:rPr>
        <w:t>the motivation of the non-compliance may exist somewhere else</w:t>
      </w:r>
      <w:r w:rsidR="002B2381">
        <w:rPr>
          <w:rFonts w:ascii="Times New Roman" w:eastAsia="Times New Roman" w:hAnsi="Times New Roman" w:cs="Times New Roman"/>
          <w:lang w:eastAsia="en-US"/>
        </w:rPr>
        <w:t xml:space="preserve"> other than </w:t>
      </w:r>
      <w:r w:rsidR="00636765">
        <w:rPr>
          <w:rFonts w:ascii="Times New Roman" w:eastAsia="Times New Roman" w:hAnsi="Times New Roman" w:cs="Times New Roman"/>
          <w:lang w:eastAsia="en-US"/>
        </w:rPr>
        <w:t>the change in individual beliefs</w:t>
      </w:r>
      <w:r w:rsidR="00BA4246" w:rsidRPr="00A72E07">
        <w:rPr>
          <w:rFonts w:ascii="Times New Roman" w:eastAsia="Times New Roman" w:hAnsi="Times New Roman" w:cs="Times New Roman"/>
          <w:lang w:eastAsia="en-US"/>
        </w:rPr>
        <w:t xml:space="preserve"> and be moderated by </w:t>
      </w:r>
      <w:r w:rsidR="00616F25">
        <w:rPr>
          <w:rFonts w:ascii="Times New Roman" w:eastAsia="Times New Roman" w:hAnsi="Times New Roman" w:cs="Times New Roman"/>
          <w:lang w:eastAsia="en-US"/>
        </w:rPr>
        <w:t>threat perception</w:t>
      </w:r>
      <w:r w:rsidR="00BA4246" w:rsidRPr="00A72E07">
        <w:rPr>
          <w:rFonts w:ascii="Times New Roman" w:eastAsia="Times New Roman" w:hAnsi="Times New Roman" w:cs="Times New Roman"/>
          <w:lang w:eastAsia="en-US"/>
        </w:rPr>
        <w:t>.</w:t>
      </w:r>
    </w:p>
    <w:p w14:paraId="29A95A7A" w14:textId="1CD92365" w:rsidR="00600E51" w:rsidRPr="009E7320" w:rsidRDefault="00600E51" w:rsidP="0031082F">
      <w:pPr>
        <w:rPr>
          <w:rFonts w:ascii="Times New Roman" w:hAnsi="Times New Roman" w:cs="Times New Roman"/>
          <w:b/>
        </w:rPr>
      </w:pPr>
    </w:p>
    <w:p w14:paraId="0B147D38" w14:textId="73C83FA5" w:rsidR="009C3CA6" w:rsidRPr="009E7320" w:rsidRDefault="00B90766" w:rsidP="00D05DCF">
      <w:pPr>
        <w:pStyle w:val="CorrespondingAuthorFootnote"/>
      </w:pPr>
      <w:r w:rsidRPr="009E7320">
        <w:rPr>
          <w:b/>
        </w:rPr>
        <w:t>*</w:t>
      </w:r>
      <w:r w:rsidRPr="009E7320">
        <w:t xml:space="preserve"> E-mail: </w:t>
      </w:r>
      <w:r w:rsidR="00B33FAB" w:rsidRPr="009E7320">
        <w:t>ychoi2@albany.edu</w:t>
      </w:r>
      <w:bookmarkStart w:id="1" w:name="_Hlk513197235"/>
    </w:p>
    <w:p w14:paraId="5044F004" w14:textId="6DBFC46F" w:rsidR="00D05DCF" w:rsidRPr="009E7320" w:rsidRDefault="00D05DCF" w:rsidP="007E2CA8">
      <w:pPr>
        <w:spacing w:afterLines="20" w:after="48" w:line="480" w:lineRule="auto"/>
        <w:rPr>
          <w:rFonts w:ascii="Times New Roman" w:hAnsi="Times New Roman" w:cs="Times New Roman"/>
          <w:b/>
          <w:sz w:val="24"/>
          <w:szCs w:val="24"/>
        </w:rPr>
      </w:pPr>
    </w:p>
    <w:p w14:paraId="17F8363E" w14:textId="484D8AE4" w:rsidR="00E81B84" w:rsidRDefault="00E81B84" w:rsidP="00755328">
      <w:pPr>
        <w:spacing w:after="160" w:line="240" w:lineRule="auto"/>
        <w:rPr>
          <w:rFonts w:ascii="Times New Roman" w:hAnsi="Times New Roman" w:cs="Times New Roman"/>
          <w:sz w:val="24"/>
          <w:szCs w:val="24"/>
        </w:rPr>
      </w:pPr>
    </w:p>
    <w:p w14:paraId="12A61BEA" w14:textId="77777777" w:rsidR="00636765" w:rsidRDefault="00636765">
      <w:pPr>
        <w:rPr>
          <w:rFonts w:ascii="Times New Roman" w:eastAsiaTheme="majorEastAsia" w:hAnsi="Times New Roman" w:cstheme="majorBidi"/>
          <w:b/>
          <w:bCs/>
          <w:sz w:val="24"/>
          <w:szCs w:val="28"/>
        </w:rPr>
      </w:pPr>
      <w:r>
        <w:br w:type="page"/>
      </w:r>
    </w:p>
    <w:p w14:paraId="61D62BE9" w14:textId="500CB5C5" w:rsidR="00DE6E57" w:rsidRDefault="00DE6E57" w:rsidP="001B2670">
      <w:pPr>
        <w:pStyle w:val="Heading1"/>
        <w:spacing w:after="120"/>
      </w:pPr>
      <w:r>
        <w:lastRenderedPageBreak/>
        <w:t>INTRODUCTION</w:t>
      </w:r>
    </w:p>
    <w:p w14:paraId="2FA7D113" w14:textId="74EFE31A" w:rsidR="001F5942" w:rsidRDefault="00D26E1A" w:rsidP="001B2670">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The </w:t>
      </w:r>
      <w:r w:rsidR="007344D3">
        <w:rPr>
          <w:rFonts w:ascii="Times New Roman" w:hAnsi="Times New Roman" w:cs="Times New Roman"/>
          <w:sz w:val="24"/>
          <w:szCs w:val="24"/>
        </w:rPr>
        <w:t xml:space="preserve">COVID-19 pandemic </w:t>
      </w:r>
      <w:r w:rsidR="003C3B1E">
        <w:rPr>
          <w:rFonts w:ascii="Times New Roman" w:hAnsi="Times New Roman" w:cs="Times New Roman"/>
          <w:sz w:val="24"/>
          <w:szCs w:val="24"/>
        </w:rPr>
        <w:t xml:space="preserve">has posed an unprecedented </w:t>
      </w:r>
      <w:r w:rsidR="000C1F2F">
        <w:rPr>
          <w:rFonts w:ascii="Times New Roman" w:hAnsi="Times New Roman" w:cs="Times New Roman"/>
          <w:sz w:val="24"/>
          <w:szCs w:val="24"/>
        </w:rPr>
        <w:t xml:space="preserve">public health </w:t>
      </w:r>
      <w:r w:rsidR="00854954">
        <w:rPr>
          <w:rFonts w:ascii="Times New Roman" w:hAnsi="Times New Roman" w:cs="Times New Roman"/>
          <w:sz w:val="24"/>
          <w:szCs w:val="24"/>
        </w:rPr>
        <w:t>challenge</w:t>
      </w:r>
      <w:r w:rsidR="000C1F2F">
        <w:rPr>
          <w:rFonts w:ascii="Times New Roman" w:hAnsi="Times New Roman" w:cs="Times New Roman"/>
          <w:sz w:val="24"/>
          <w:szCs w:val="24"/>
        </w:rPr>
        <w:t xml:space="preserve"> to the world</w:t>
      </w:r>
      <w:r w:rsidR="00EC0C19">
        <w:rPr>
          <w:rFonts w:ascii="Times New Roman" w:hAnsi="Times New Roman" w:cs="Times New Roman"/>
          <w:sz w:val="24"/>
          <w:szCs w:val="24"/>
        </w:rPr>
        <w:t xml:space="preserve">, </w:t>
      </w:r>
      <w:r w:rsidR="005B5689">
        <w:rPr>
          <w:rFonts w:ascii="Times New Roman" w:hAnsi="Times New Roman" w:cs="Times New Roman"/>
          <w:sz w:val="24"/>
          <w:szCs w:val="24"/>
        </w:rPr>
        <w:t xml:space="preserve">generating </w:t>
      </w:r>
      <w:r w:rsidR="001C13FA">
        <w:rPr>
          <w:rFonts w:ascii="Times New Roman" w:hAnsi="Times New Roman" w:cs="Times New Roman"/>
          <w:sz w:val="24"/>
          <w:szCs w:val="24"/>
        </w:rPr>
        <w:t xml:space="preserve">about </w:t>
      </w:r>
      <w:r w:rsidR="00393B4E">
        <w:rPr>
          <w:rFonts w:ascii="Times New Roman" w:hAnsi="Times New Roman" w:cs="Times New Roman"/>
          <w:sz w:val="24"/>
          <w:szCs w:val="24"/>
        </w:rPr>
        <w:t>68</w:t>
      </w:r>
      <w:r w:rsidR="00B96DF1">
        <w:rPr>
          <w:rFonts w:ascii="Times New Roman" w:hAnsi="Times New Roman" w:cs="Times New Roman"/>
          <w:sz w:val="24"/>
          <w:szCs w:val="24"/>
        </w:rPr>
        <w:t xml:space="preserve"> million</w:t>
      </w:r>
      <w:r w:rsidR="00973B90">
        <w:rPr>
          <w:rFonts w:ascii="Times New Roman" w:hAnsi="Times New Roman" w:cs="Times New Roman"/>
          <w:sz w:val="24"/>
          <w:szCs w:val="24"/>
        </w:rPr>
        <w:t xml:space="preserve"> </w:t>
      </w:r>
      <w:r w:rsidR="00E84F80">
        <w:rPr>
          <w:rFonts w:ascii="Times New Roman" w:hAnsi="Times New Roman" w:cs="Times New Roman"/>
          <w:sz w:val="24"/>
          <w:szCs w:val="24"/>
        </w:rPr>
        <w:t xml:space="preserve">infected and </w:t>
      </w:r>
      <w:r w:rsidR="00393B4E">
        <w:rPr>
          <w:rFonts w:ascii="Times New Roman" w:hAnsi="Times New Roman" w:cs="Times New Roman"/>
          <w:sz w:val="24"/>
          <w:szCs w:val="24"/>
        </w:rPr>
        <w:t>1.5</w:t>
      </w:r>
      <w:r w:rsidR="00B96DF1">
        <w:rPr>
          <w:rFonts w:ascii="Times New Roman" w:hAnsi="Times New Roman" w:cs="Times New Roman"/>
          <w:sz w:val="24"/>
          <w:szCs w:val="24"/>
        </w:rPr>
        <w:t xml:space="preserve"> million deaths globally</w:t>
      </w:r>
      <w:r w:rsidR="00F30EBA">
        <w:rPr>
          <w:rFonts w:ascii="Times New Roman" w:hAnsi="Times New Roman" w:cs="Times New Roman"/>
          <w:sz w:val="24"/>
          <w:szCs w:val="24"/>
        </w:rPr>
        <w:t xml:space="preserve"> as of </w:t>
      </w:r>
      <w:r w:rsidR="00393B4E">
        <w:rPr>
          <w:rFonts w:ascii="Times New Roman" w:hAnsi="Times New Roman" w:cs="Times New Roman"/>
          <w:sz w:val="24"/>
          <w:szCs w:val="24"/>
        </w:rPr>
        <w:t xml:space="preserve">early </w:t>
      </w:r>
      <w:r w:rsidR="00D5702D">
        <w:rPr>
          <w:rFonts w:ascii="Times New Roman" w:hAnsi="Times New Roman" w:cs="Times New Roman"/>
          <w:sz w:val="24"/>
          <w:szCs w:val="24"/>
        </w:rPr>
        <w:t>December</w:t>
      </w:r>
      <w:r w:rsidR="00FB1205">
        <w:rPr>
          <w:rFonts w:ascii="Times New Roman" w:hAnsi="Times New Roman" w:cs="Times New Roman"/>
          <w:sz w:val="24"/>
          <w:szCs w:val="24"/>
        </w:rPr>
        <w:t xml:space="preserve"> 2020</w:t>
      </w:r>
      <w:r w:rsidR="00B96DF1">
        <w:rPr>
          <w:rFonts w:ascii="Times New Roman" w:hAnsi="Times New Roman" w:cs="Times New Roman"/>
          <w:sz w:val="24"/>
          <w:szCs w:val="24"/>
        </w:rPr>
        <w:t xml:space="preserve">. </w:t>
      </w:r>
      <w:r w:rsidR="00B95063">
        <w:rPr>
          <w:rFonts w:ascii="Times New Roman" w:hAnsi="Times New Roman" w:cs="Times New Roman"/>
          <w:sz w:val="24"/>
          <w:szCs w:val="24"/>
        </w:rPr>
        <w:t xml:space="preserve">In response to the surge of cases, governments have widely expanded social distancing </w:t>
      </w:r>
      <w:commentRangeStart w:id="2"/>
      <w:r w:rsidR="00B95063">
        <w:rPr>
          <w:rFonts w:ascii="Times New Roman" w:hAnsi="Times New Roman" w:cs="Times New Roman"/>
          <w:sz w:val="24"/>
          <w:szCs w:val="24"/>
        </w:rPr>
        <w:t>measures, including 6-feet rules and stay-at-home orders, and required face-covering at public spaces beginning from late Spring.</w:t>
      </w:r>
      <w:commentRangeEnd w:id="2"/>
      <w:r w:rsidR="00B95063">
        <w:rPr>
          <w:rStyle w:val="CommentReference"/>
        </w:rPr>
        <w:commentReference w:id="2"/>
      </w:r>
      <w:r w:rsidR="000C7A96" w:rsidRPr="000C7A96">
        <w:rPr>
          <w:rFonts w:ascii="Times New Roman" w:hAnsi="Times New Roman" w:cs="Times New Roman"/>
          <w:sz w:val="24"/>
          <w:szCs w:val="24"/>
        </w:rPr>
        <w:t xml:space="preserve"> </w:t>
      </w:r>
      <w:r w:rsidR="000C7A96" w:rsidRPr="00D70803">
        <w:rPr>
          <w:rFonts w:ascii="Times New Roman" w:hAnsi="Times New Roman" w:cs="Times New Roman"/>
          <w:sz w:val="24"/>
          <w:szCs w:val="24"/>
        </w:rPr>
        <w:t xml:space="preserve">Without proper </w:t>
      </w:r>
      <w:r w:rsidR="000C7A96">
        <w:rPr>
          <w:rFonts w:ascii="Times New Roman" w:hAnsi="Times New Roman" w:cs="Times New Roman"/>
          <w:sz w:val="24"/>
          <w:szCs w:val="24"/>
        </w:rPr>
        <w:t xml:space="preserve">pharmaceutical </w:t>
      </w:r>
      <w:r w:rsidR="000C7A96" w:rsidRPr="00D70803">
        <w:rPr>
          <w:rFonts w:ascii="Times New Roman" w:hAnsi="Times New Roman" w:cs="Times New Roman"/>
          <w:sz w:val="24"/>
          <w:szCs w:val="24"/>
        </w:rPr>
        <w:t xml:space="preserve">treatment and </w:t>
      </w:r>
      <w:r w:rsidR="000C7A96">
        <w:rPr>
          <w:rFonts w:ascii="Times New Roman" w:hAnsi="Times New Roman" w:cs="Times New Roman"/>
          <w:sz w:val="24"/>
          <w:szCs w:val="24"/>
        </w:rPr>
        <w:t xml:space="preserve">a </w:t>
      </w:r>
      <w:r w:rsidR="000C7A96" w:rsidRPr="00D70803">
        <w:rPr>
          <w:rFonts w:ascii="Times New Roman" w:hAnsi="Times New Roman" w:cs="Times New Roman"/>
          <w:sz w:val="24"/>
          <w:szCs w:val="24"/>
        </w:rPr>
        <w:t xml:space="preserve">vaccine, </w:t>
      </w:r>
      <w:r w:rsidR="00D05D20">
        <w:rPr>
          <w:rFonts w:ascii="Times New Roman" w:hAnsi="Times New Roman" w:cs="Times New Roman"/>
          <w:sz w:val="24"/>
          <w:szCs w:val="24"/>
        </w:rPr>
        <w:t xml:space="preserve">encouraging people to </w:t>
      </w:r>
      <w:r w:rsidR="00987D02">
        <w:rPr>
          <w:rFonts w:ascii="Times New Roman" w:hAnsi="Times New Roman" w:cs="Times New Roman"/>
          <w:sz w:val="24"/>
          <w:szCs w:val="24"/>
        </w:rPr>
        <w:t>participate in those</w:t>
      </w:r>
      <w:r w:rsidR="000C7A96">
        <w:rPr>
          <w:rFonts w:ascii="Times New Roman" w:hAnsi="Times New Roman" w:cs="Times New Roman"/>
          <w:sz w:val="24"/>
          <w:szCs w:val="24"/>
        </w:rPr>
        <w:t xml:space="preserve"> measures </w:t>
      </w:r>
      <w:r w:rsidR="000C7A96" w:rsidRPr="00D70803">
        <w:rPr>
          <w:rFonts w:ascii="Times New Roman" w:hAnsi="Times New Roman" w:cs="Times New Roman"/>
          <w:sz w:val="24"/>
          <w:szCs w:val="24"/>
        </w:rPr>
        <w:t xml:space="preserve">would be the most </w:t>
      </w:r>
      <w:r w:rsidR="000C7A96">
        <w:rPr>
          <w:rFonts w:ascii="Times New Roman" w:hAnsi="Times New Roman" w:cs="Times New Roman"/>
          <w:sz w:val="24"/>
          <w:szCs w:val="24"/>
        </w:rPr>
        <w:t xml:space="preserve">effective and essential strategy against the spread of the </w:t>
      </w:r>
      <w:bookmarkStart w:id="3" w:name="_Hlk58446819"/>
      <w:r w:rsidR="000C7A96" w:rsidRPr="00531E2F">
        <w:rPr>
          <w:rFonts w:ascii="Times New Roman" w:hAnsi="Times New Roman" w:cs="Times New Roman"/>
          <w:sz w:val="24"/>
          <w:szCs w:val="24"/>
        </w:rPr>
        <w:t>SARS-CoV-2</w:t>
      </w:r>
      <w:r w:rsidR="000C7A96">
        <w:rPr>
          <w:rFonts w:ascii="Times New Roman" w:hAnsi="Times New Roman" w:cs="Times New Roman"/>
          <w:sz w:val="24"/>
          <w:szCs w:val="24"/>
        </w:rPr>
        <w:t xml:space="preserve"> virus</w:t>
      </w:r>
      <w:bookmarkEnd w:id="3"/>
      <w:r w:rsidR="000C7A96" w:rsidRPr="00D70803">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{"citationItems":[{"id":"ITEM-1","itemData":{"DOI":"10.1016/S1473-3099(20)30190-0","ISSN":"14744457","PMID":"32213329","author":[{"dropping-particle":"","family":"Lewnard","given":"Joseph A.","non-dropping-particle":"","parse-names":false,"suffix":""},{"dropping-particle":"","family":"Lo","given":"Nathan C.","non-dropping-particle":"","parse-names":false,"suffix":""}],"container-title":"The Lancet Infectious Diseases","id":"ITEM-1","issue":"6","issued":{"date-parts":[["2020"]]},"page":"631-633","title":"Scientific and ethical basis for social-distancing interventions against COVID-19","type":"article-journal","volume":"20"},"uris":["http://www.mendeley.com/documents/?uuid=985ae892-7275-41ba-ba0c-8b539c369e82"]},{"id":"ITEM-2","itemData":{"DOI":"10.1377/hlthaff.2020.00608","ISSN":"15445208","PMID":"32407171","abstract":"State and local governments imposed social distancing measures in March and April 2020 to contain the spread of the novel coronavirus disease (COVID-19). These measures included bans on large social gatherings; school closures; closures of entertainment venues, gyms, bars, and restaurant dining areas; and shelter-in-place orders. We evaluated the impact of these measures on the growth rate of confirmed COVID-19 cases across US counties between March 1, 2020, and April 27, 2020. An event study design allowed each policy's impact on COVID-19 case growth to evolve over time. Adoption of government-imposed social distancing measures reduced the daily growth rate of confirmed COVID-19 cases by 5.4 percentage points after one to five days, 6.8 percentage points after six to ten days, 8.2 percentage points after eleven to fifteen days, and 9.1 percentage points after sixteen to twenty days. Holding the amount of voluntary social distancing constant, these results imply that there would have been ten times greater spread of COVID-19 by April 27 without shelter-in-place orders (ten million cases) and more than thirty-five times greater spread without any of the four measures (thirty-five million cases). Our article illustrates the potential danger of exponential spread in the absence of interventions, providing information relevant to strategies for restarting economic activity.","author":[{"dropping-particle":"","family":"Courtemanche","given":"Charles","non-dropping-particle":"","parse-names":false,"suffix":""},{"dropping-particle":"","family":"Garuccio","given":"Joseph","non-dropping-particle":"","parse-names":false,"suffix":""},{"dropping-particle":"","family":"Le","given":"Anh","non-dropping-particle":"","parse-names":false,"suffix":""},{"dropping-particle":"","family":"Pinkston","given":"Joshua","non-dropping-particle":"","parse-names":false,"suffix":""},{"dropping-particle":"","family":"Yelowitz","given":"Aaron","non-dropping-particle":"","parse-names":false,"suffix":""}],"container-title":"Health affairs (Project Hope)","id":"ITEM-2","issue":"7","issued":{"date-parts":[["2020"]]},"page":"1237-1246","title":"Strong Social Distancing Measures In The United States Reduced The COVID-19 Growth Rate","type":"article-journal","volume":"39"},"uris":["http://www.mendeley.com/documents/?uuid=0bffb765-1ace-43ab-8d37-665cf644c74a"]},{"id":"ITEM-3","itemData":{"DOI":"10.1016/S0140-6736(20)31183-1","ISSN":"1474547X","PMID":"32497511","author":[{"dropping-particle":"","family":"MacIntyre","given":"C. Raina","non-dropping-particle":"","parse-names":false,"suffix":""},{"dropping-particle":"","family":"Wang","given":"Quanyi","non-dropping-particle":"","parse-names":false,"suffix":""}],"container-title":"The Lancet","id":"ITEM-3","issue":"10242","issued":{"date-parts":[["2020"]]},"page":"1950-1951","title":"Physical Distancing, Face Masks, and Eye Protection for Prevention of COVID-19","type":"article-journal","volume":"395"},"uris":["http://www.mendeley.com/documents/?uuid=01bbb235-82a9-4c28-a3c1-f32c41f8a708"]},{"id":"ITEM-4","itemData":{"DOI":"10.1001/jamanetworkopen.2020.16099","ISSN":"25743805","PMID":"32701162","abstract":"Importance: Local variation in the transmission of severe acute respiratory syndrome coronavirus 2 (SARS-CoV-2) across the United States has not been well studied. Objective: To examine the association of county-level factors with variation in the SARS-CoV-2 reproduction number over time. Design, Setting, and Participants: This cohort study included 211 counties, representing state capitals and cities with at least 100 000 residents and including 178 892 208 US residents, in 46 states and the District of Columbia between February 25, 2020, and April 23, 2020. Exposures: Social distancing, measured by percentage change in visits to nonessential businesses; population density; and daily wet-bulb temperatures. Main Outcomes and Measures: Instantaneous reproduction number (Rt), or cases generated by each incident case at a given time, estimated from daily case incidence data. Results: The 211 counties contained 178 892 208 of 326 289 971 US residents (54.8%). Median (interquartile range) population density was 1022.7 (471.2-1846.0) people per square mile. The mean (SD) peak reduction in visits to nonessential business between April 6 and April 19, as the country was sheltering in place, was 68.7% (7.9%). Median (interquartile range) daily wet-bulb temperatures were 7.5 (3.8-12.8) °C. Median (interquartile range) case incidence and fatality rates per 100 000 people were approximately 10 times higher for the top decile of densely populated counties (1185.2 [313.2-1891.2] cases; 43.7 [10.4-106.7] deaths) than for counties in the lowest density quartile (121.4 [87.8-175.4] cases; 4.2 [1.9-8.0] deaths). Mean (SD) Rt in the first 2 weeks was 5.7 (2.5) in the top decile compared with 3.1 (1.2) in the lowest quartile. In multivariable analysis, a 50% decrease in visits to nonessential businesses was associated with a 45% decrease in Rt (95% CI, 43%-49%). From a relative Rt at 0 °C of 2.13 (95% CI, 1.89-2.40), relative Rt decreased to a minimum as temperatures warmed to 11 °C, increased between 11 and 20 °C (1.61; 95% CI, 1.42-1.84) and then declined again at temperatures greater than 20 °C. With a 70% reduction in visits to nonessential business, 202 counties (95.7%) were estimated to fall below a threshold Rt of 1.0, including 17 of 21 counties (81.0%) in the top density decile and 52 of 53 counties (98.1%) in the lowest density quartile.2. Conclusions and Relevance: In this cohort study, social distancing, lower population density, and temperate weather were asso…","author":[{"dropping-particle":"","family":"Rubin","given":"David","non-dropping-particle":"","parse-names":false,"suffix":""},{"dropping-particle":"","family":"Huang","given":"Jing","non-dropping-particle":"","parse-names":false,"suffix":""},{"dropping-particle":"","family":"Fisher","given":"Brian T.","non-dropping-particle":"","parse-names":false,"suffix":""},{"dropping-particle":"","family":"Gasparrini","given":"Antonio","non-dropping-particle":"","parse-names":false,"suffix":""},{"dropping-particle":"","family":"Tam","given":"Vicky","non-dropping-particle":"","parse-names":false,"suffix":""},{"dropping-particle":"","family":"Song","given":"Lihai","non-dropping-particle":"","parse-names":false,"suffix":""},{"dropping-particle":"","family":"Wang","given":"Xi","non-dropping-particle":"","parse-names":false,"suffix":""},{"dropping-particle":"","family":"Kaufman","given":"Jason","non-dropping-particle":"","parse-names":false,"suffix":""},{"dropping-particle":"","family":"Fitzpatrick","given":"Kate","non-dropping-particle":"","parse-names":false,"suffix":""},{"dropping-particle":"","family":"Jain","given":"Arushi","non-dropping-particle":"","parse-names":false,"suffix":""},{"dropping-particle":"","family":"Griffis","given":"Heather","non-dropping-particle":"","parse-names":false,"suffix":""},{"dropping-particle":"","family":"Crammer","given":"Koby","non-dropping-particle":"","parse-names":false,"suffix":""},{"dropping-particle":"","family":"Morris","given":"Jeffrey","non-dropping-particle":"","parse-names":false,"suffix":""},{"dropping-particle":"","family":"Tasian","given":"Gregory","non-dropping-particle":"","parse-names":false,"suffix":""}],"container-title":"JAMA network open","id":"ITEM-4","issue":"7","issued":{"date-parts":[["2020"]]},"page":"e2016099","title":"Association of Social Distancing, Population Density, and Temperature With the Instantaneous Reproduction Number of SARS-CoV-2 in Counties Across the United States","type":"article-journal","volume":"3"},"uris":["http://www.mendeley.com/documents/?uuid=1ca89951-c2d9-4c41-a563-30e1fa6facdb"]}],"mendeley":{"formattedCitation":"&lt;sup&gt;5–8&lt;/sup&gt;","plainTextFormattedCitation":"5–8","previouslyFormattedCitation":"(Courtemanche et al., 2020; Lewnard &amp; Lo, 2020; MacIntyre &amp; Wang, 2020; Rubin et al., 2020)"},"properties":{"noteIndex":0},"schema":"https://github.com/citation-style-language/schema/raw/master/csl-citation.json"}</w:instrText>
      </w:r>
      <w:r w:rsidR="000C7A96" w:rsidRPr="00D70803">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5–8</w:t>
      </w:r>
      <w:r w:rsidR="000C7A96" w:rsidRPr="00D70803">
        <w:rPr>
          <w:rFonts w:ascii="Times New Roman" w:hAnsi="Times New Roman" w:cs="Times New Roman"/>
          <w:sz w:val="24"/>
          <w:szCs w:val="24"/>
        </w:rPr>
        <w:fldChar w:fldCharType="end"/>
      </w:r>
      <w:r w:rsidR="000C7A96" w:rsidRPr="00D70803">
        <w:rPr>
          <w:rFonts w:ascii="Times New Roman" w:hAnsi="Times New Roman" w:cs="Times New Roman"/>
          <w:sz w:val="24"/>
          <w:szCs w:val="24"/>
        </w:rPr>
        <w:t>.</w:t>
      </w:r>
    </w:p>
    <w:p w14:paraId="2D5B0134" w14:textId="7062A244" w:rsidR="00E166FD" w:rsidRDefault="006F4EFC" w:rsidP="002022CC">
      <w:pPr>
        <w:spacing w:after="160" w:line="480" w:lineRule="auto"/>
        <w:ind w:firstLine="317"/>
        <w:rPr>
          <w:rFonts w:ascii="Times New Roman" w:hAnsi="Times New Roman" w:cs="Times New Roman"/>
          <w:sz w:val="24"/>
          <w:szCs w:val="24"/>
        </w:rPr>
      </w:pPr>
      <w:ins w:id="4" w:author="Choi, Yongjin" w:date="2020-11-21T17:26:00Z">
        <w:r>
          <w:rPr>
            <w:rFonts w:ascii="Times New Roman" w:hAnsi="Times New Roman" w:cs="Times New Roman"/>
            <w:sz w:val="24"/>
            <w:szCs w:val="24"/>
          </w:rPr>
          <w:t>S</w:t>
        </w:r>
        <w:r w:rsidRPr="71EE7D08">
          <w:rPr>
            <w:rFonts w:ascii="Times New Roman" w:hAnsi="Times New Roman" w:cs="Times New Roman"/>
            <w:sz w:val="24"/>
            <w:szCs w:val="24"/>
          </w:rPr>
          <w:t xml:space="preserve">cience provides solid evidence that </w:t>
        </w:r>
      </w:ins>
      <w:r w:rsidR="00FE02C5">
        <w:rPr>
          <w:rFonts w:ascii="Times New Roman" w:hAnsi="Times New Roman" w:cs="Times New Roman"/>
          <w:sz w:val="24"/>
          <w:szCs w:val="24"/>
        </w:rPr>
        <w:t>social distancing and face</w:t>
      </w:r>
      <w:r w:rsidR="00EC6185">
        <w:rPr>
          <w:rFonts w:ascii="Times New Roman" w:hAnsi="Times New Roman" w:cs="Times New Roman"/>
          <w:sz w:val="24"/>
          <w:szCs w:val="24"/>
        </w:rPr>
        <w:t>-</w:t>
      </w:r>
      <w:r w:rsidR="00FE02C5">
        <w:rPr>
          <w:rFonts w:ascii="Times New Roman" w:hAnsi="Times New Roman" w:cs="Times New Roman"/>
          <w:sz w:val="24"/>
          <w:szCs w:val="24"/>
        </w:rPr>
        <w:t>covering</w:t>
      </w:r>
      <w:ins w:id="5" w:author="Choi, Yongjin" w:date="2020-11-21T17:26:00Z">
        <w:r w:rsidRPr="71EE7D08">
          <w:rPr>
            <w:rFonts w:ascii="Times New Roman" w:hAnsi="Times New Roman" w:cs="Times New Roman"/>
            <w:sz w:val="24"/>
            <w:szCs w:val="24"/>
          </w:rPr>
          <w:t xml:space="preserve"> </w:t>
        </w:r>
        <w:r>
          <w:rPr>
            <w:rFonts w:ascii="Times New Roman" w:hAnsi="Times New Roman" w:cs="Times New Roman"/>
            <w:sz w:val="24"/>
            <w:szCs w:val="24"/>
          </w:rPr>
          <w:t xml:space="preserve">effectively prevent </w:t>
        </w:r>
      </w:ins>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w:t>
      </w:r>
      <w:ins w:id="6" w:author="Choi, Yongjin" w:date="2020-11-21T17:26:00Z">
        <w:r>
          <w:rPr>
            <w:rFonts w:ascii="Times New Roman" w:hAnsi="Times New Roman" w:cs="Times New Roman"/>
            <w:sz w:val="24"/>
            <w:szCs w:val="24"/>
          </w:rPr>
          <w:t xml:space="preserve"> transmission</w:t>
        </w:r>
        <w:r w:rsidRPr="71EE7D08">
          <w:rPr>
            <w:rFonts w:ascii="Times New Roman" w:hAnsi="Times New Roman" w:cs="Times New Roman"/>
            <w:sz w:val="24"/>
            <w:szCs w:val="24"/>
          </w:rPr>
          <w:fldChar w:fldCharType="begin" w:fldLock="1"/>
        </w:r>
      </w:ins>
      <w:r w:rsidR="00DC0CD4">
        <w:rPr>
          <w:rFonts w:ascii="Times New Roman" w:hAnsi="Times New Roman" w:cs="Times New Roman"/>
          <w:sz w:val="24"/>
          <w:szCs w:val="24"/>
        </w:rPr>
        <w:instrText>ADDIN CSL_CITATION {"citationItems":[{"id":"ITEM-1","itemData":{"DOI":"10.1016/S0140-6736(20)31183-1","ISSN":"1474547X","PMID":"32497511","author":[{"dropping-particle":"","family":"MacIntyre","given":"C. Raina","non-dropping-particle":"","parse-names":false,"suffix":""},{"dropping-particle":"","family":"Wang","given":"Quanyi","non-dropping-particle":"","parse-names":false,"suffix":""}],"container-title":"The Lancet","id":"ITEM-1","issue":"10242","issued":{"date-parts":[["2020"]]},"page":"1950-1951","title":"Physical Distancing, Face Masks, and Eye Protection for Prevention of COVID-19","type":"article-journal","volume":"395"},"uris":["http://www.mendeley.com/documents/?uuid=01bbb235-82a9-4c28-a3c1-f32c41f8a708"]}],"mendeley":{"formattedCitation":"&lt;sup&gt;7&lt;/sup&gt;","plainTextFormattedCitation":"7","previouslyFormattedCitation":"(MacIntyre &amp; Wang, 2020)"},"properties":{"noteIndex":0},"schema":"https://github.com/citation-style-language/schema/raw/master/csl-citation.json"}</w:instrText>
      </w:r>
      <w:ins w:id="7" w:author="Choi, Yongjin" w:date="2020-11-21T17:26:00Z">
        <w:r w:rsidRPr="71EE7D08">
          <w:rPr>
            <w:rFonts w:ascii="Times New Roman" w:hAnsi="Times New Roman" w:cs="Times New Roman"/>
            <w:sz w:val="24"/>
            <w:szCs w:val="24"/>
          </w:rPr>
          <w:fldChar w:fldCharType="separate"/>
        </w:r>
      </w:ins>
      <w:r w:rsidR="00DC0CD4" w:rsidRPr="00DC0CD4">
        <w:rPr>
          <w:rFonts w:ascii="Times New Roman" w:hAnsi="Times New Roman" w:cs="Times New Roman"/>
          <w:noProof/>
          <w:sz w:val="24"/>
          <w:szCs w:val="24"/>
          <w:vertAlign w:val="superscript"/>
        </w:rPr>
        <w:t>7</w:t>
      </w:r>
      <w:ins w:id="8" w:author="Choi, Yongjin" w:date="2020-11-21T17:26:00Z">
        <w:r w:rsidRPr="71EE7D08">
          <w:rPr>
            <w:rFonts w:ascii="Times New Roman" w:hAnsi="Times New Roman" w:cs="Times New Roman"/>
            <w:sz w:val="24"/>
            <w:szCs w:val="24"/>
          </w:rPr>
          <w:fldChar w:fldCharType="end"/>
        </w:r>
      </w:ins>
      <w:r>
        <w:rPr>
          <w:rFonts w:ascii="Times New Roman" w:hAnsi="Times New Roman" w:cs="Times New Roman"/>
          <w:sz w:val="24"/>
          <w:szCs w:val="24"/>
        </w:rPr>
        <w:t>, h</w:t>
      </w:r>
      <w:r w:rsidR="00C42E19">
        <w:rPr>
          <w:rFonts w:ascii="Times New Roman" w:hAnsi="Times New Roman" w:cs="Times New Roman"/>
          <w:sz w:val="24"/>
          <w:szCs w:val="24"/>
        </w:rPr>
        <w:t>owever</w:t>
      </w:r>
      <w:ins w:id="9" w:author="Choi, Yongjin" w:date="2020-11-19T15:27:00Z">
        <w:r w:rsidR="008470A0" w:rsidRPr="71EE7D08">
          <w:rPr>
            <w:rFonts w:ascii="Times New Roman" w:hAnsi="Times New Roman" w:cs="Times New Roman"/>
            <w:sz w:val="24"/>
            <w:szCs w:val="24"/>
          </w:rPr>
          <w:t>,</w:t>
        </w:r>
      </w:ins>
      <w:r w:rsidR="006820B9">
        <w:rPr>
          <w:rFonts w:ascii="Times New Roman" w:hAnsi="Times New Roman" w:cs="Times New Roman"/>
          <w:sz w:val="24"/>
          <w:szCs w:val="24"/>
        </w:rPr>
        <w:t xml:space="preserve"> as</w:t>
      </w:r>
      <w:ins w:id="10" w:author="Choi, Yongjin" w:date="2020-11-19T15:27:00Z">
        <w:r w:rsidR="008470A0" w:rsidRPr="71EE7D08">
          <w:rPr>
            <w:rFonts w:ascii="Times New Roman" w:hAnsi="Times New Roman" w:cs="Times New Roman"/>
            <w:sz w:val="24"/>
            <w:szCs w:val="24"/>
          </w:rPr>
          <w:t xml:space="preserve"> </w:t>
        </w:r>
        <w:r w:rsidR="008470A0">
          <w:rPr>
            <w:rFonts w:ascii="Times New Roman" w:hAnsi="Times New Roman" w:cs="Times New Roman"/>
            <w:sz w:val="24"/>
            <w:szCs w:val="24"/>
          </w:rPr>
          <w:t xml:space="preserve">recent </w:t>
        </w:r>
        <w:r w:rsidR="008470A0" w:rsidRPr="71EE7D08">
          <w:rPr>
            <w:rFonts w:ascii="Times New Roman" w:hAnsi="Times New Roman" w:cs="Times New Roman"/>
            <w:sz w:val="24"/>
            <w:szCs w:val="24"/>
          </w:rPr>
          <w:t xml:space="preserve">studies </w:t>
        </w:r>
      </w:ins>
      <w:ins w:id="11" w:author="Choi, Yongjin" w:date="2020-11-21T17:23:00Z">
        <w:r w:rsidR="008B1D07">
          <w:rPr>
            <w:rFonts w:ascii="Times New Roman" w:hAnsi="Times New Roman" w:cs="Times New Roman"/>
            <w:sz w:val="24"/>
            <w:szCs w:val="24"/>
          </w:rPr>
          <w:t>pointed out</w:t>
        </w:r>
      </w:ins>
      <w:r w:rsidR="006820B9">
        <w:rPr>
          <w:rFonts w:ascii="Times New Roman" w:hAnsi="Times New Roman" w:cs="Times New Roman"/>
          <w:sz w:val="24"/>
          <w:szCs w:val="24"/>
        </w:rPr>
        <w:t>,</w:t>
      </w:r>
      <w:ins w:id="12" w:author="Choi, Yongjin" w:date="2020-11-19T15:27:00Z">
        <w:r w:rsidR="008470A0" w:rsidRPr="71EE7D08">
          <w:rPr>
            <w:rFonts w:ascii="Times New Roman" w:hAnsi="Times New Roman" w:cs="Times New Roman"/>
            <w:sz w:val="24"/>
            <w:szCs w:val="24"/>
          </w:rPr>
          <w:t xml:space="preserve"> </w:t>
        </w:r>
      </w:ins>
      <w:r w:rsidR="00E85B0C">
        <w:rPr>
          <w:rFonts w:ascii="Times New Roman" w:hAnsi="Times New Roman" w:cs="Times New Roman"/>
          <w:sz w:val="24"/>
          <w:szCs w:val="24"/>
        </w:rPr>
        <w:t xml:space="preserve">the </w:t>
      </w:r>
      <w:r w:rsidR="00BD3AF4">
        <w:rPr>
          <w:rFonts w:ascii="Times New Roman" w:hAnsi="Times New Roman" w:cs="Times New Roman"/>
          <w:sz w:val="24"/>
          <w:szCs w:val="24"/>
        </w:rPr>
        <w:t>problem</w:t>
      </w:r>
      <w:r w:rsidR="00E85B0C">
        <w:rPr>
          <w:rFonts w:ascii="Times New Roman" w:hAnsi="Times New Roman" w:cs="Times New Roman"/>
          <w:sz w:val="24"/>
          <w:szCs w:val="24"/>
        </w:rPr>
        <w:t xml:space="preserve"> of politiciz</w:t>
      </w:r>
      <w:r w:rsidR="00032FC9">
        <w:rPr>
          <w:rFonts w:ascii="Times New Roman" w:hAnsi="Times New Roman" w:cs="Times New Roman"/>
          <w:sz w:val="24"/>
          <w:szCs w:val="24"/>
        </w:rPr>
        <w:t xml:space="preserve">ed messages </w:t>
      </w:r>
      <w:r w:rsidR="00BD3AF4">
        <w:rPr>
          <w:rFonts w:ascii="Times New Roman" w:hAnsi="Times New Roman" w:cs="Times New Roman"/>
          <w:sz w:val="24"/>
          <w:szCs w:val="24"/>
        </w:rPr>
        <w:t>in</w:t>
      </w:r>
      <w:r w:rsidR="00032FC9">
        <w:rPr>
          <w:rFonts w:ascii="Times New Roman" w:hAnsi="Times New Roman" w:cs="Times New Roman"/>
          <w:sz w:val="24"/>
          <w:szCs w:val="24"/>
        </w:rPr>
        <w:t xml:space="preserve"> mass media</w:t>
      </w:r>
      <w:r w:rsidR="00BD3AF4">
        <w:rPr>
          <w:rFonts w:ascii="Times New Roman" w:hAnsi="Times New Roman" w:cs="Times New Roman"/>
          <w:sz w:val="24"/>
          <w:szCs w:val="24"/>
        </w:rPr>
        <w:t xml:space="preserve"> can </w:t>
      </w:r>
      <w:r w:rsidR="00E5447E">
        <w:rPr>
          <w:rFonts w:ascii="Times New Roman" w:hAnsi="Times New Roman" w:cs="Times New Roman"/>
          <w:sz w:val="24"/>
          <w:szCs w:val="24"/>
        </w:rPr>
        <w:t xml:space="preserve">disrupt </w:t>
      </w:r>
      <w:ins w:id="13" w:author="Choi, Yongjin" w:date="2020-11-19T15:27:00Z">
        <w:r w:rsidR="00E5447E" w:rsidRPr="71EE7D08">
          <w:rPr>
            <w:rFonts w:ascii="Times New Roman" w:hAnsi="Times New Roman" w:cs="Times New Roman"/>
            <w:sz w:val="24"/>
            <w:szCs w:val="24"/>
          </w:rPr>
          <w:t>people’s compliance</w:t>
        </w:r>
      </w:ins>
      <w:r w:rsidR="00E5447E">
        <w:rPr>
          <w:rFonts w:ascii="Times New Roman" w:hAnsi="Times New Roman" w:cs="Times New Roman"/>
          <w:sz w:val="24"/>
          <w:szCs w:val="24"/>
        </w:rPr>
        <w:t>.</w:t>
      </w:r>
      <w:r w:rsidR="00A7224C" w:rsidRPr="00A7224C">
        <w:rPr>
          <w:rFonts w:ascii="Times New Roman" w:hAnsi="Times New Roman" w:cs="Times New Roman"/>
          <w:sz w:val="24"/>
          <w:szCs w:val="24"/>
        </w:rPr>
        <w:t xml:space="preserve"> </w:t>
      </w:r>
      <w:r w:rsidR="008D5969">
        <w:rPr>
          <w:rFonts w:ascii="Times New Roman" w:hAnsi="Times New Roman" w:cs="Times New Roman"/>
          <w:sz w:val="24"/>
          <w:szCs w:val="24"/>
        </w:rPr>
        <w:t>In particular</w:t>
      </w:r>
      <w:ins w:id="14" w:author="Choi, Yongjin" w:date="2020-11-21T17:26:00Z">
        <w:r w:rsidR="00A7224C">
          <w:rPr>
            <w:rFonts w:ascii="Times New Roman" w:hAnsi="Times New Roman" w:cs="Times New Roman"/>
            <w:sz w:val="24"/>
            <w:szCs w:val="24"/>
          </w:rPr>
          <w:t xml:space="preserve">, </w:t>
        </w:r>
      </w:ins>
      <w:r w:rsidR="00A7224C">
        <w:rPr>
          <w:rFonts w:ascii="Times New Roman" w:hAnsi="Times New Roman" w:cs="Times New Roman"/>
          <w:sz w:val="24"/>
          <w:szCs w:val="24"/>
        </w:rPr>
        <w:t>conservative media outlets</w:t>
      </w:r>
      <w:r w:rsidR="008D5969">
        <w:rPr>
          <w:rFonts w:ascii="Times New Roman" w:hAnsi="Times New Roman" w:cs="Times New Roman"/>
          <w:sz w:val="24"/>
          <w:szCs w:val="24"/>
        </w:rPr>
        <w:t xml:space="preserve"> in the US</w:t>
      </w:r>
      <w:ins w:id="15" w:author="Choi, Yongjin" w:date="2020-11-21T17:21:00Z">
        <w:r w:rsidR="00A7224C">
          <w:rPr>
            <w:rFonts w:ascii="Times New Roman" w:hAnsi="Times New Roman" w:cs="Times New Roman"/>
            <w:sz w:val="24"/>
            <w:szCs w:val="24"/>
          </w:rPr>
          <w:t xml:space="preserve">, especially </w:t>
        </w:r>
      </w:ins>
      <w:ins w:id="16" w:author="Choi, Yongjin" w:date="2020-11-21T18:15:00Z">
        <w:r w:rsidR="00A7224C">
          <w:rPr>
            <w:rFonts w:ascii="Times New Roman" w:hAnsi="Times New Roman" w:cs="Times New Roman"/>
            <w:sz w:val="24"/>
            <w:szCs w:val="24"/>
          </w:rPr>
          <w:t>Fox News</w:t>
        </w:r>
      </w:ins>
      <w:r w:rsidR="00A7224C">
        <w:rPr>
          <w:rFonts w:ascii="Times New Roman" w:hAnsi="Times New Roman" w:cs="Times New Roman"/>
          <w:sz w:val="24"/>
          <w:szCs w:val="24"/>
        </w:rPr>
        <w:t xml:space="preserve">, </w:t>
      </w:r>
      <w:ins w:id="17" w:author="Choi, Yongjin" w:date="2020-11-21T18:15:00Z">
        <w:r w:rsidR="00A7224C">
          <w:rPr>
            <w:rFonts w:ascii="Times New Roman" w:hAnsi="Times New Roman" w:cs="Times New Roman"/>
            <w:sz w:val="24"/>
            <w:szCs w:val="24"/>
          </w:rPr>
          <w:t>which is one of the largest cable channels</w:t>
        </w:r>
      </w:ins>
      <w:r w:rsidR="008D5969">
        <w:rPr>
          <w:rFonts w:ascii="Times New Roman" w:hAnsi="Times New Roman" w:cs="Times New Roman"/>
          <w:sz w:val="24"/>
          <w:szCs w:val="24"/>
        </w:rPr>
        <w:t xml:space="preserve"> in the country</w:t>
      </w:r>
      <w:ins w:id="18" w:author="Choi, Yongjin" w:date="2020-11-21T18:18:00Z">
        <w:r w:rsidR="00A7224C">
          <w:rPr>
            <w:rFonts w:ascii="Times New Roman" w:hAnsi="Times New Roman" w:cs="Times New Roman"/>
            <w:sz w:val="24"/>
            <w:szCs w:val="24"/>
          </w:rPr>
          <w:t>,</w:t>
        </w:r>
      </w:ins>
      <w:ins w:id="19" w:author="Choi, Yongjin" w:date="2020-11-21T17:13:00Z">
        <w:r w:rsidR="00A7224C">
          <w:rPr>
            <w:rFonts w:ascii="Times New Roman" w:hAnsi="Times New Roman" w:cs="Times New Roman"/>
            <w:sz w:val="24"/>
            <w:szCs w:val="24"/>
          </w:rPr>
          <w:t xml:space="preserve"> </w:t>
        </w:r>
      </w:ins>
      <w:r w:rsidR="00A7224C">
        <w:rPr>
          <w:rFonts w:ascii="Times New Roman" w:hAnsi="Times New Roman" w:cs="Times New Roman"/>
          <w:sz w:val="24"/>
          <w:szCs w:val="24"/>
        </w:rPr>
        <w:t xml:space="preserve">have </w:t>
      </w:r>
      <w:ins w:id="20" w:author="Choi, Yongjin" w:date="2020-11-19T15:27:00Z">
        <w:r w:rsidR="00A7224C">
          <w:rPr>
            <w:rFonts w:ascii="Times New Roman" w:hAnsi="Times New Roman" w:cs="Times New Roman"/>
            <w:sz w:val="24"/>
            <w:szCs w:val="24"/>
          </w:rPr>
          <w:t xml:space="preserve">spread </w:t>
        </w:r>
        <w:proofErr w:type="spellStart"/>
        <w:r w:rsidR="00A7224C">
          <w:rPr>
            <w:rFonts w:ascii="Times New Roman" w:hAnsi="Times New Roman" w:cs="Times New Roman"/>
            <w:sz w:val="24"/>
            <w:szCs w:val="24"/>
          </w:rPr>
          <w:t>s</w:t>
        </w:r>
      </w:ins>
      <w:r w:rsidR="00445A40">
        <w:rPr>
          <w:rFonts w:ascii="Times New Roman" w:hAnsi="Times New Roman" w:cs="Times New Roman"/>
          <w:sz w:val="24"/>
          <w:szCs w:val="24"/>
        </w:rPr>
        <w:t>c</w:t>
      </w:r>
      <w:ins w:id="21" w:author="Choi, Yongjin" w:date="2020-11-19T15:27:00Z">
        <w:r w:rsidR="00A7224C">
          <w:rPr>
            <w:rFonts w:ascii="Times New Roman" w:hAnsi="Times New Roman" w:cs="Times New Roman"/>
            <w:sz w:val="24"/>
            <w:szCs w:val="24"/>
          </w:rPr>
          <w:t>epticism</w:t>
        </w:r>
        <w:proofErr w:type="spellEnd"/>
        <w:r w:rsidR="00A7224C" w:rsidRPr="71EE7D08">
          <w:rPr>
            <w:rFonts w:ascii="Times New Roman" w:hAnsi="Times New Roman" w:cs="Times New Roman"/>
            <w:sz w:val="24"/>
            <w:szCs w:val="24"/>
          </w:rPr>
          <w:t xml:space="preserve"> of </w:t>
        </w:r>
        <w:r w:rsidR="00A7224C">
          <w:rPr>
            <w:rFonts w:ascii="Times New Roman" w:hAnsi="Times New Roman" w:cs="Times New Roman"/>
            <w:sz w:val="24"/>
            <w:szCs w:val="24"/>
          </w:rPr>
          <w:t>the effectiveness</w:t>
        </w:r>
      </w:ins>
      <w:ins w:id="22" w:author="Choi, Yongjin" w:date="2020-11-21T17:13:00Z">
        <w:r w:rsidR="00A7224C">
          <w:rPr>
            <w:rFonts w:ascii="Times New Roman" w:hAnsi="Times New Roman" w:cs="Times New Roman"/>
            <w:sz w:val="24"/>
            <w:szCs w:val="24"/>
          </w:rPr>
          <w:t xml:space="preserve"> of social distancing and face-covering</w:t>
        </w:r>
      </w:ins>
      <w:ins w:id="23" w:author="Choi, Yongjin" w:date="2020-11-19T15:27:00Z">
        <w:r w:rsidR="00A7224C" w:rsidRPr="71EE7D08">
          <w:rPr>
            <w:rFonts w:ascii="Times New Roman" w:hAnsi="Times New Roman" w:cs="Times New Roman"/>
            <w:sz w:val="24"/>
            <w:szCs w:val="24"/>
          </w:rPr>
          <w:fldChar w:fldCharType="begin" w:fldLock="1"/>
        </w:r>
      </w:ins>
      <w:r w:rsidR="00DC0CD4">
        <w:rPr>
          <w:rFonts w:ascii="Times New Roman" w:hAnsi="Times New Roman" w:cs="Times New Roman"/>
          <w:sz w:val="24"/>
          <w:szCs w:val="24"/>
        </w:rPr>
        <w:instrText>ADDIN CSL_CITATION {"citationItems":[{"id":"ITEM-1","itemData":{"author":[{"dropping-particle":"","family":"North","given":"Anna","non-dropping-particle":"","parse-names":false,"suffix":""}],"container-title":"Vox Media","id":"ITEM-1","issued":{"date-parts":[["2020","7","22"]]},"title":"Why masks are (still) politicized in America","type":"article-newspaper"},"uris":["http://www.mendeley.com/documents/?uuid=523ee8fb-3792-4b7f-93c3-ceaec85f11aa"]},{"id":"ITEM-2","itemData":{"DOI":"10.31234/osf.io/k23cv","abstract":"… while contradicting alternative accounts. General Discussion The present research complements a growing literature on what motivates behavioral change in pandemics … social distancing. Explanations that conservatives rebuke the behavior guidelines because they …","author":[{"dropping-particle":"","family":"Rothgerber","given":"Hank","non-dropping-particle":"","parse-names":false,"suffix":""},{"dropping-particle":"","family":"Wilson","given":"Thomas","non-dropping-particle":"","parse-names":false,"suffix":""},{"dropping-particle":"","family":"Whaley","given":"Davis","non-dropping-particle":"","parse-names":false,"suffix":""},{"dropping-particle":"","family":"Rosenfeld","given":"Daniel","non-dropping-particle":"","parse-names":false,"suffix":""},{"dropping-particle":"","family":"Humphrey","given":"Michael","non-dropping-particle":"","parse-names":false,"suffix":""},{"dropping-particle":"","family":"Moore","given":"Allison","non-dropping-particle":"","parse-names":false,"suffix":""},{"dropping-particle":"","family":"Bihl","given":"Allison","non-dropping-particle":"","parse-names":false,"suffix":""}],"id":"ITEM-2","issued":{"date-parts":[["2020"]]},"title":"Politicizing the COVID-19 Pandemic: Ideological Differences in Adherence to Social Distancing","type":"article-journal"},"uris":["http://www.mendeley.com/documents/?uuid=c37d8985-2010-4fea-96da-acfb9a339bb0"]},{"id":"ITEM-3","itemData":{"DOI":"10.2139/ssrn.3604214","abstract":"Predicting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w:instrText>
      </w:r>
      <w:r w:rsidR="00DC0CD4">
        <w:rPr>
          <w:rFonts w:ascii="Times New Roman" w:hAnsi="Times New Roman" w:cs="Times New Roman" w:hint="eastAsia"/>
          <w:sz w:val="24"/>
          <w:szCs w:val="24"/>
        </w:rPr>
        <w:instrText xml:space="preserve">oses as a metric, the success rate (RMSD </w:instrText>
      </w:r>
      <w:r w:rsidR="00DC0CD4">
        <w:rPr>
          <w:rFonts w:ascii="Times New Roman" w:hAnsi="Times New Roman" w:cs="Times New Roman" w:hint="eastAsia"/>
          <w:sz w:val="24"/>
          <w:szCs w:val="24"/>
        </w:rPr>
        <w:instrText>≤</w:instrText>
      </w:r>
      <w:r w:rsidR="00DC0CD4">
        <w:rPr>
          <w:rFonts w:ascii="Times New Roman" w:hAnsi="Times New Roman" w:cs="Times New Roman" w:hint="eastAsia"/>
          <w:sz w:val="24"/>
          <w:szCs w:val="24"/>
        </w:rPr>
        <w:instrText xml:space="preserve"> 2.0 Å for the interface backbone atoms) increased from 21% with default Glide SP settings to 58% with the enhanced peptide sampling and scoring protocol in the case of redocking to the native protein structure. T</w:instrText>
      </w:r>
      <w:r w:rsidR="00DC0CD4">
        <w:rPr>
          <w:rFonts w:ascii="Times New Roman" w:hAnsi="Times New Roman" w:cs="Times New Roman"/>
          <w:sz w:val="24"/>
          <w:szCs w:val="24"/>
        </w:rPr>
        <w:instrTex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imonov","given":"Andrey","non-dropping-particle":"","parse-names":false,"suffix":""},{"dropping-particle":"","family":"Sacher","given":"Szymon","non-dropping-particle":"","parse-names":false,"suffix":""},{"dropping-particle":"","family":"Dube","given":"Jean-Pierre H.","non-dropping-particle":"","parse-names":false,"suffix":""},{"dropping-particle":"","family":"Biswas","given":"Shirsho","non-dropping-particle":"","parse-names":false,"suffix":""}],"container-title":"SSRN Electronic Journal","id":"ITEM-3","issued":{"date-parts":[["2020"]]},"title":"The Persuasive Effect of Fox News: Non-Compliance with Social Distancing During the COVID-19 Pandemic","type":"report"},"uris":["http://www.mendeley.com/documents/?uuid=2a745db8-a64e-4ff6-9815-9573ddba90b5"]}],"mendeley":{"formattedCitation":"&lt;sup&gt;1,9,10&lt;/sup&gt;","plainTextFormattedCitation":"1,9,10","previouslyFormattedCitation":"(North, 2020; Rothgerber et al., 2020; Simonov et al., 2020)"},"properties":{"noteIndex":0},"schema":"https://github.com/citation-style-language/schema/raw/master/csl-citation.json"}</w:instrText>
      </w:r>
      <w:ins w:id="24" w:author="Choi, Yongjin" w:date="2020-11-19T15:27:00Z">
        <w:r w:rsidR="00A7224C" w:rsidRPr="71EE7D08">
          <w:rPr>
            <w:rFonts w:ascii="Times New Roman" w:hAnsi="Times New Roman" w:cs="Times New Roman"/>
            <w:sz w:val="24"/>
            <w:szCs w:val="24"/>
          </w:rPr>
          <w:fldChar w:fldCharType="separate"/>
        </w:r>
      </w:ins>
      <w:r w:rsidR="00DC0CD4" w:rsidRPr="00DC0CD4">
        <w:rPr>
          <w:rFonts w:ascii="Times New Roman" w:hAnsi="Times New Roman" w:cs="Times New Roman"/>
          <w:noProof/>
          <w:sz w:val="24"/>
          <w:szCs w:val="24"/>
          <w:vertAlign w:val="superscript"/>
        </w:rPr>
        <w:t>1,9,10</w:t>
      </w:r>
      <w:ins w:id="25" w:author="Choi, Yongjin" w:date="2020-11-19T15:27:00Z">
        <w:r w:rsidR="00A7224C" w:rsidRPr="71EE7D08">
          <w:rPr>
            <w:rFonts w:ascii="Times New Roman" w:hAnsi="Times New Roman" w:cs="Times New Roman"/>
            <w:sz w:val="24"/>
            <w:szCs w:val="24"/>
          </w:rPr>
          <w:fldChar w:fldCharType="end"/>
        </w:r>
      </w:ins>
      <w:r w:rsidR="00A7224C">
        <w:rPr>
          <w:rFonts w:ascii="Times New Roman" w:hAnsi="Times New Roman" w:cs="Times New Roman"/>
          <w:sz w:val="24"/>
          <w:szCs w:val="24"/>
        </w:rPr>
        <w:t>.</w:t>
      </w:r>
      <w:r w:rsidR="00445A40" w:rsidRPr="00445A40">
        <w:rPr>
          <w:rFonts w:ascii="Times New Roman" w:hAnsi="Times New Roman" w:cs="Times New Roman"/>
          <w:sz w:val="24"/>
          <w:szCs w:val="24"/>
        </w:rPr>
        <w:t xml:space="preserve"> </w:t>
      </w:r>
      <w:ins w:id="26" w:author="Choi, Yongjin" w:date="2020-11-21T17:28:00Z">
        <w:r w:rsidR="00445A40">
          <w:rPr>
            <w:rFonts w:ascii="Times New Roman" w:hAnsi="Times New Roman" w:cs="Times New Roman"/>
            <w:sz w:val="24"/>
            <w:szCs w:val="24"/>
          </w:rPr>
          <w:t>Studies</w:t>
        </w:r>
      </w:ins>
      <w:ins w:id="27" w:author="Choi, Yongjin" w:date="2020-11-19T15:27:00Z">
        <w:r w:rsidR="00445A40">
          <w:rPr>
            <w:rFonts w:ascii="Times New Roman" w:hAnsi="Times New Roman" w:cs="Times New Roman"/>
            <w:sz w:val="24"/>
            <w:szCs w:val="24"/>
          </w:rPr>
          <w:t xml:space="preserve"> </w:t>
        </w:r>
      </w:ins>
      <w:r w:rsidR="00445A40">
        <w:rPr>
          <w:rFonts w:ascii="Times New Roman" w:hAnsi="Times New Roman" w:cs="Times New Roman"/>
          <w:sz w:val="24"/>
          <w:szCs w:val="24"/>
        </w:rPr>
        <w:t xml:space="preserve">associate the </w:t>
      </w:r>
      <w:r w:rsidR="000404DE">
        <w:rPr>
          <w:rFonts w:ascii="Times New Roman" w:hAnsi="Times New Roman" w:cs="Times New Roman"/>
          <w:sz w:val="24"/>
          <w:szCs w:val="24"/>
        </w:rPr>
        <w:t>exposure to</w:t>
      </w:r>
      <w:r w:rsidR="00445A40">
        <w:rPr>
          <w:rFonts w:ascii="Times New Roman" w:hAnsi="Times New Roman" w:cs="Times New Roman"/>
          <w:sz w:val="24"/>
          <w:szCs w:val="24"/>
        </w:rPr>
        <w:t xml:space="preserve"> Fox News with the non-compliance with </w:t>
      </w:r>
      <w:ins w:id="28" w:author="Choi, Yongjin" w:date="2020-11-19T15:27:00Z">
        <w:r w:rsidR="00445A40" w:rsidRPr="71EE7D08">
          <w:rPr>
            <w:rFonts w:ascii="Times New Roman" w:hAnsi="Times New Roman" w:cs="Times New Roman"/>
            <w:sz w:val="24"/>
            <w:szCs w:val="24"/>
          </w:rPr>
          <w:t xml:space="preserve">stay-at-home </w:t>
        </w:r>
      </w:ins>
      <w:r w:rsidR="00445A40">
        <w:rPr>
          <w:rFonts w:ascii="Times New Roman" w:hAnsi="Times New Roman" w:cs="Times New Roman"/>
          <w:sz w:val="24"/>
          <w:szCs w:val="24"/>
        </w:rPr>
        <w:t>orders</w:t>
      </w:r>
      <w:r w:rsidR="00445A40">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{"citationItems":[{"id":"ITEM-1","itemData":{"DOI":"10.2139/ssrn.3604214","abstract":"Predicting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w:instrText>
      </w:r>
      <w:r w:rsidR="00DC0CD4">
        <w:rPr>
          <w:rFonts w:ascii="Times New Roman" w:hAnsi="Times New Roman" w:cs="Times New Roman" w:hint="eastAsia"/>
          <w:sz w:val="24"/>
          <w:szCs w:val="24"/>
        </w:rPr>
        <w:instrText xml:space="preserve">. In addition, scoring of the poses was improved by post-processing with physics-based implicit solvent MM- GBSA calculations. Using the best RMSD among the top 10 scoring poses as a metric, the success rate (RMSD </w:instrText>
      </w:r>
      <w:r w:rsidR="00DC0CD4">
        <w:rPr>
          <w:rFonts w:ascii="Times New Roman" w:hAnsi="Times New Roman" w:cs="Times New Roman" w:hint="eastAsia"/>
          <w:sz w:val="24"/>
          <w:szCs w:val="24"/>
        </w:rPr>
        <w:instrText>≤</w:instrText>
      </w:r>
      <w:r w:rsidR="00DC0CD4">
        <w:rPr>
          <w:rFonts w:ascii="Times New Roman" w:hAnsi="Times New Roman" w:cs="Times New Roman" w:hint="eastAsia"/>
          <w:sz w:val="24"/>
          <w:szCs w:val="24"/>
        </w:rPr>
        <w:instrText xml:space="preserve"> 2.0 Å for the interface backbone atoms)</w:instrText>
      </w:r>
      <w:r w:rsidR="00DC0CD4">
        <w:rPr>
          <w:rFonts w:ascii="Times New Roman" w:hAnsi="Times New Roman" w:cs="Times New Roman"/>
          <w:sz w:val="24"/>
          <w:szCs w:val="24"/>
        </w:rPr>
        <w:instrText xml:space="preserve">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imonov","given":"Andrey","non-dropping-particle":"","parse-names":false,"suffix":""},{"dropping-particle":"","family":"Sacher","given":"Szymon","non-dropping-particle":"","parse-names":false,"suffix":""},{"dropping-particle":"","family":"Dube","given":"Jean-Pierre H.","non-dropping-particle":"","parse-names":false,"suffix":""},{"dropping-particle":"","family":"Biswas","given":"Shirsho","non-dropping-particle":"","parse-names":false,"suffix":""}],"container-title":"SSRN Electronic Journal","id":"ITEM-1","issued":{"date-parts":[["2020"]]},"title":"The Persuasive Effect of Fox News: Non-Compliance with Social Distancing During the COVID-19 Pandemic","type":"report"},"uris":["http://www.mendeley.com/documents/?uuid=2a745db8-a64e-4ff6-9815-9573ddba90b5"]},{"id":"ITEM-2","itemData":{"DOI":"10.1038/s41562-020-00977-7","ISSN":"23973374","PMID":"33139897","abstract":"Numerous polls suggest that COVID-19 is a profoundly partisan issue in the United States. Using the geotracking data of 15 million smartphones per day, we found that US counties that voted for Donald Trump (Republican) over Hillary Clinton (Democrat) in the 2016 presidential election exhibited 14% less physical distancing between March and May 2020. Partisanship was more strongly associated with physical distancing than numerous other factors, including counties’ COVID-19 cases, population density, median income, and racial and age demographics. Contrary to our predictions, the observed partisan gap strengthened over time and remained when stay-at-home orders were active. Additionally, county-level consumption of conservative media (Fox News) was related to reduced physical distancing. Finally, the observed partisan differences in distancing were associated with subsequently higher COVID-19 infection and fatality growth rates in pro-Trump counties. Taken together, these data suggest that US citizens’ responses to COVID-19 are subject to a deep—and consequential—partisan divide.","author":[{"dropping-particle":"","family":"Gollwitzer","given":"Anton","non-dropping-particle":"","parse-names":false,"suffix":""},{"dropping-particle":"","family":"Martel","given":"Cameron","non-dropping-particle":"","parse-names":false,"suffix":""},{"dropping-particle":"","family":"Brady","given":"William J.","non-dropping-particle":"","parse-names":false,"suffix":""},{"dropping-particle":"","family":"Pärnamets","given":"Philip","non-dropping-particle":"","parse-names":false,"suffix":""},{"dropping-particle":"","family":"Freedman","given":"Isaac G.","non-dropping-particle":"","parse-names":false,"suffix":""},{"dropping-particle":"","family":"Knowles","given":"Eric D.","non-dropping-particle":"","parse-names":false,"suffix":""},{"dropping-particle":"","family":"Bavel","given":"Jay J.","non-dropping-particle":"Van","parse-names":false,"suffix":""}],"container-title":"Nature Human Behaviour","id":"ITEM-2","issue":"11","issued":{"date-parts":[["2020"]]},"page":"1186-1197","title":"Partisan Differences in Physical Distancing are Linked to Health Outcomes during the COVID-19 Pandemic","type":"article-journal","volume":"4"},"uris":["http://www.mendeley.com/documents/?uuid=0953354c-13b8-4754-88f6-e0c4991423cf"]}],"mendeley":{"formattedCitation":"&lt;sup&gt;1,2&lt;/sup&gt;","plainTextFormattedCitation":"1,2","previouslyFormattedCitation":"(Gollwitzer et al., 2020; Simonov et al., 2020)"},"properties":{"noteIndex":0},"schema":"https://github.com/citation-style-language/schema/raw/master/csl-citation.json"}</w:instrText>
      </w:r>
      <w:r w:rsidR="00445A40">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1,2</w:t>
      </w:r>
      <w:r w:rsidR="00445A40">
        <w:rPr>
          <w:rFonts w:ascii="Times New Roman" w:hAnsi="Times New Roman" w:cs="Times New Roman"/>
          <w:sz w:val="24"/>
          <w:szCs w:val="24"/>
        </w:rPr>
        <w:fldChar w:fldCharType="end"/>
      </w:r>
      <w:ins w:id="29" w:author="Choi, Yongjin" w:date="2020-11-19T15:27:00Z">
        <w:r w:rsidR="00445A40" w:rsidRPr="71EE7D08">
          <w:rPr>
            <w:rFonts w:ascii="Times New Roman" w:hAnsi="Times New Roman" w:cs="Times New Roman"/>
            <w:sz w:val="24"/>
            <w:szCs w:val="24"/>
          </w:rPr>
          <w:t xml:space="preserve"> </w:t>
        </w:r>
      </w:ins>
      <w:r w:rsidR="00445A40">
        <w:rPr>
          <w:rFonts w:ascii="Times New Roman" w:hAnsi="Times New Roman" w:cs="Times New Roman"/>
          <w:sz w:val="24"/>
          <w:szCs w:val="24"/>
        </w:rPr>
        <w:t>and</w:t>
      </w:r>
      <w:ins w:id="30" w:author="Choi, Yongjin" w:date="2020-11-19T15:27:00Z">
        <w:r w:rsidR="00445A40" w:rsidRPr="71EE7D08">
          <w:rPr>
            <w:rFonts w:ascii="Times New Roman" w:hAnsi="Times New Roman" w:cs="Times New Roman"/>
            <w:sz w:val="24"/>
            <w:szCs w:val="24"/>
          </w:rPr>
          <w:t xml:space="preserve"> vulnerab</w:t>
        </w:r>
      </w:ins>
      <w:r w:rsidR="00445A40">
        <w:rPr>
          <w:rFonts w:ascii="Times New Roman" w:hAnsi="Times New Roman" w:cs="Times New Roman"/>
          <w:sz w:val="24"/>
          <w:szCs w:val="24"/>
        </w:rPr>
        <w:t>ility</w:t>
      </w:r>
      <w:ins w:id="31" w:author="Choi, Yongjin" w:date="2020-11-19T15:27:00Z">
        <w:r w:rsidR="00445A40" w:rsidRPr="71EE7D08">
          <w:rPr>
            <w:rFonts w:ascii="Times New Roman" w:hAnsi="Times New Roman" w:cs="Times New Roman"/>
            <w:sz w:val="24"/>
            <w:szCs w:val="24"/>
          </w:rPr>
          <w:t xml:space="preserve"> to misinformation</w:t>
        </w:r>
      </w:ins>
      <w:r w:rsidR="00445A40">
        <w:rPr>
          <w:rFonts w:ascii="Times New Roman" w:hAnsi="Times New Roman" w:cs="Times New Roman"/>
          <w:sz w:val="24"/>
          <w:szCs w:val="24"/>
        </w:rPr>
        <w:t xml:space="preserve"> in the pandemic</w:t>
      </w:r>
      <w:ins w:id="32" w:author="Choi, Yongjin" w:date="2020-11-19T15:27:00Z">
        <w:r w:rsidR="00445A40" w:rsidRPr="71EE7D08">
          <w:rPr>
            <w:rFonts w:ascii="Times New Roman" w:hAnsi="Times New Roman" w:cs="Times New Roman"/>
            <w:sz w:val="24"/>
            <w:szCs w:val="24"/>
          </w:rPr>
          <w:fldChar w:fldCharType="begin" w:fldLock="1"/>
        </w:r>
      </w:ins>
      <w:r w:rsidR="00DC0CD4">
        <w:rPr>
          <w:rFonts w:ascii="Times New Roman" w:hAnsi="Times New Roman" w:cs="Times New Roman"/>
          <w:sz w:val="24"/>
          <w:szCs w:val="24"/>
        </w:rPr>
        <w:instrText>ADDIN CSL_CITATION {"citationItems":[{"id":"ITEM-1","itemData":{"DOI":"10.37016/mr-2020-012","abstract":"A US national probability-based survey during the early days of the SARS-CoV-2 spread in the US showed that, above and beyond respondents’ political party, mainstream broadcast media use (e.g., NBC News) correlated with accurate information about the disease's lethality, and mainstream print media use (e.g., the New York Times) correlated with accurate beliefs about protection from infection. In addition, conservative media use (e.g., Fox News) correlated with conspiracy theories including believing that some in the CDC were exaggerating the seriousness of the virus to undermine the presidency of Donald Trump. Five recommendations are made to improve public understanding of SARS-CoV-2.","author":[{"dropping-particle":"","family":"Hall Jamieson","given":"Kathleen","non-dropping-particle":"","parse-names":false,"suffix":""},{"dropping-particle":"","family":"Albarracín","given":"Dolores","non-dropping-particle":"","parse-names":false,"suffix":""}],"container-title":"Harvard Kennedy School Misinformation Review","id":"ITEM-1","issued":{"date-parts":[["2020"]]},"title":"The Relation between Media Consumption and Misinformation at the Outset of the SARS-CoV-2 Pandemic in the US","type":"article-journal"},"uris":["http://www.mendeley.com/documents/?uuid=82c5ddaa-14e5-4a74-8f31-7afbfaf728bf"]},{"id":"ITEM-2","itemData":{"DOI":"10.2139/ssrn.3580487","ISSN":"0898-2937","abstract":"ABSTRAK Cakupan Standar Pelayanan Minimal (SPM) di Puskesmas Mabelopura tahun 2015 ada beberapa kegiatan yang tidak mencapai target, seperti cakupan pemberian MP-ASI pada anak 6-24 bulan dari keluarga miskin hanya mencapai 19,4%, Cakupan peserta KB aktif hanya mencapai 34,1 %, penemuan pasien baru TB BTA positif 10,3%, penemuan penderita diare 44,6% dan cakupan pemeriksaan IVA 18,6%. Kinerja pegawai dipengaruhi oleh faktor Kepemimpinan dan Lingkungan Kerja. Penelitian ini bertujuan untuk mengetahui hubungan kepemimpinan dan lingkungan kerja terhadap kinerja pegawai di Puskesmas Mabelopura Kecamatan Palu Selatan. Jenis penelitian kuantitatif dengan pendekatan cross sectional. Jumlah populasi yaitu 48 pegawai PNS yang semuanya dijadikan responden (total sampling). Data dianalisis secara deskriptif yaitu analisis univariat dan bivariat, pada taraf kepercayaan 95% (ρ&lt;0,05). Hasil uji Chi Square, menunjukkan bahwa ada hubungan kepemimpinan (ρ=0,013) dan lingkungan kerja (ρ=0,032) dengan kinerja pegawai di Puskesmas Mabelopura. Disarankan kepada kepala puskesmas agar lebih meningkatkan pengawasan dan selalu mengontrol tugas- tugas yang diberikan dengan melakukan pengarahan (breafing) secara rutin serta memperhatikan lingkungan kerja agar pegawai merasa nyaman dalam melaksanakan tugas sehingga dapat meningkatkan kinerja pegawai.","author":[{"dropping-particle":"","family":"Bursztyn","given":"Leonardo","non-dropping-particle":"","parse-names":false,"suffix":""},{"dropping-particle":"","family":"Rao","given":"Aakaash","non-dropping-particle":"","parse-names":false,"suffix":""},{"dropping-particle":"","family":"Roth","given":"Christopher","non-dropping-particle":"","parse-names":false,"suffix":""},{"dropping-particle":"","family":"Yanagizawa-Drott","given":"David","non-dropping-particle":"","parse-names":false,"suffix":""}],"container-title":"SSRN Electronic Journal","id":"ITEM-2","issued":{"date-parts":[["2020"]]},"title":"Misinformation During a Pandemic","type":"article-journal"},"uris":["http://www.mendeley.com/documents/?uuid=dfd865fa-d043-4ec3-9c67-89e5ad3647c2"]}],"mendeley":{"formattedCitation":"&lt;sup&gt;11,12&lt;/sup&gt;","plainTextFormattedCitation":"11,12","previouslyFormattedCitation":"(Bursztyn et al., 2020; Hall Jamieson &amp; Albarracín, 2020)"},"properties":{"noteIndex":0},"schema":"https://github.com/citation-style-language/schema/raw/master/csl-citation.json"}</w:instrText>
      </w:r>
      <w:ins w:id="33" w:author="Choi, Yongjin" w:date="2020-11-19T15:27:00Z">
        <w:r w:rsidR="00445A40" w:rsidRPr="71EE7D08">
          <w:rPr>
            <w:rFonts w:ascii="Times New Roman" w:hAnsi="Times New Roman" w:cs="Times New Roman"/>
            <w:sz w:val="24"/>
            <w:szCs w:val="24"/>
          </w:rPr>
          <w:fldChar w:fldCharType="separate"/>
        </w:r>
      </w:ins>
      <w:r w:rsidR="00DC0CD4" w:rsidRPr="00DC0CD4">
        <w:rPr>
          <w:rFonts w:ascii="Times New Roman" w:hAnsi="Times New Roman" w:cs="Times New Roman"/>
          <w:noProof/>
          <w:sz w:val="24"/>
          <w:szCs w:val="24"/>
          <w:vertAlign w:val="superscript"/>
        </w:rPr>
        <w:t>11,12</w:t>
      </w:r>
      <w:ins w:id="34" w:author="Choi, Yongjin" w:date="2020-11-19T15:27:00Z">
        <w:r w:rsidR="00445A40" w:rsidRPr="71EE7D08">
          <w:rPr>
            <w:rFonts w:ascii="Times New Roman" w:hAnsi="Times New Roman" w:cs="Times New Roman"/>
            <w:sz w:val="24"/>
            <w:szCs w:val="24"/>
          </w:rPr>
          <w:fldChar w:fldCharType="end"/>
        </w:r>
        <w:r w:rsidR="00445A40" w:rsidRPr="71EE7D08">
          <w:rPr>
            <w:rFonts w:ascii="Times New Roman" w:hAnsi="Times New Roman" w:cs="Times New Roman"/>
            <w:sz w:val="24"/>
            <w:szCs w:val="24"/>
          </w:rPr>
          <w:t>.</w:t>
        </w:r>
      </w:ins>
    </w:p>
    <w:p w14:paraId="777F786F" w14:textId="328E245A" w:rsidR="004D1532" w:rsidRDefault="002022CC" w:rsidP="009A40B2">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These findings arouse a suspicion that Fox News may mislead the consumers to </w:t>
      </w:r>
      <w:r w:rsidR="00EC6185">
        <w:rPr>
          <w:rFonts w:ascii="Times New Roman" w:hAnsi="Times New Roman" w:cs="Times New Roman"/>
          <w:sz w:val="24"/>
          <w:szCs w:val="24"/>
        </w:rPr>
        <w:t>disregard</w:t>
      </w:r>
      <w:r>
        <w:rPr>
          <w:rFonts w:ascii="Times New Roman" w:hAnsi="Times New Roman" w:cs="Times New Roman"/>
          <w:sz w:val="24"/>
          <w:szCs w:val="24"/>
        </w:rPr>
        <w:t xml:space="preserve"> in the seriousness of the pandemic and the need for on-going prevention efforts.</w:t>
      </w:r>
      <w:r w:rsidR="00E166FD">
        <w:rPr>
          <w:rFonts w:ascii="Times New Roman" w:hAnsi="Times New Roman" w:cs="Times New Roman"/>
          <w:sz w:val="24"/>
          <w:szCs w:val="24"/>
        </w:rPr>
        <w:t xml:space="preserve"> </w:t>
      </w:r>
      <w:r w:rsidR="00EC6185">
        <w:rPr>
          <w:rFonts w:ascii="Times New Roman" w:hAnsi="Times New Roman" w:cs="Times New Roman"/>
          <w:sz w:val="24"/>
          <w:szCs w:val="24"/>
        </w:rPr>
        <w:t>If the politicized messages stimulated partisan difference and lead to motivated reasoning by making people belittle the seriousness of the pandemic and distrust public health guidance, w</w:t>
      </w:r>
      <w:ins w:id="35" w:author="Choi, Yongjin" w:date="2020-11-21T17:51:00Z">
        <w:r w:rsidR="00EC6185">
          <w:rPr>
            <w:rFonts w:ascii="Times New Roman" w:hAnsi="Times New Roman" w:cs="Times New Roman"/>
            <w:sz w:val="24"/>
            <w:szCs w:val="24"/>
          </w:rPr>
          <w:t>e would therefore expect high consumers of media in different “bubbles” to have sharply differing views</w:t>
        </w:r>
      </w:ins>
      <w:r w:rsidR="00EC6185">
        <w:rPr>
          <w:rFonts w:ascii="Times New Roman" w:hAnsi="Times New Roman" w:cs="Times New Roman"/>
          <w:sz w:val="24"/>
          <w:szCs w:val="24"/>
        </w:rPr>
        <w:t xml:space="preserve"> on overall public health issues</w:t>
      </w:r>
      <w:r w:rsidR="00EC6185">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{"citationItems":[{"id":"ITEM-1","itemData":{"DOI":"10.1017/cbo9781139963107","author":[{"dropping-particle":"","family":"Albertson","given":"Bethany","non-dropping-particle":"","parse-names":false,"suffix":""},{"dropping-particle":"","family":"Gadarian","given":"Shana Kushner","non-dropping-particle":"","parse-names":false,"suffix":""}],"container-title":"Anxious Politics","id":"ITEM-1","issued":{"date-parts":[["2015"]]},"publisher":"Cambridge University Press","publisher-place":"New York, NY","title":"Anxious Politics: Democratic Citizenship in a Threatening World","type":"book"},"uris":["http://www.mendeley.com/documents/?uuid=5a516575-fe2a-409c-9113-2674374b4ec4"]},{"id":"ITEM-2","itemData":{"DOI":"10.1038/s41562-020-01012-5","ISSN":"2397-3374","PMID":"33230283","abstract":"Affective polarization has become a defining feature of twenty-first-century US politics, but we do not know how it relates to citizens' policy opinions. Answering this question has fundamental implications not only for understanding the political consequences of polarization, but also for understanding how citizens form preferences. Under most political circumstances, this is a difficult question to answer, but the novel coronavirus pandemic allows us to understand how partisan animus contributes to opinion formation. Using a two-wave panel that spans the outbreak of COVID-19, we find a strong association between citizens' levels of partisan animosity and their attitudes about the pandemic, as well as the actions they take in response to it. This relationship, however, is more muted in areas with severe outbreaks of the disease. Our results make clear that narrowing of issue divides requires not only policy discourse but also addressing affective partisan hostility.","author":[{"dropping-particle":"","family":"Druckman","given":"James N","non-dropping-particle":"","parse-names":false,"suffix":""},{"dropping-particle":"","family":"Klar","given":"Samara","non-dropping-particle":"","parse-names":false,"suffix":""},{"dropping-particle":"","family":"Krupnikov","given":"Yanna","non-dropping-particle":"","parse-names":false,"suffix":""},{"dropping-particle":"","family":"Levendusky","given":"Matthew","non-dropping-particle":"","parse-names":false,"suffix":""},{"dropping-particle":"","family":"Ryan","given":"John Barry","non-dropping-particle":"","parse-names":false,"suffix":""}],"container-title":"Nature human behaviour","id":"ITEM-2","issued":{"date-parts":[["2020"]]},"title":"Affective Polarization, Local Contexts and Public Opinion in America.","type":"article-journal"},"uris":["http://www.mendeley.com/documents/?uuid=c9d5e31d-1b1b-45a3-a590-21dca33cd266"]}],"mendeley":{"formattedCitation":"&lt;sup&gt;13,14&lt;/sup&gt;","plainTextFormattedCitation":"13,14","previouslyFormattedCitation":"(Albertson &amp; Gadarian, 2015; Druckman et al., 2020)"},"properties":{"noteIndex":0},"schema":"https://github.com/citation-style-language/schema/raw/master/csl-citation.json"}</w:instrText>
      </w:r>
      <w:r w:rsidR="00EC6185">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13,14</w:t>
      </w:r>
      <w:r w:rsidR="00EC6185">
        <w:rPr>
          <w:rFonts w:ascii="Times New Roman" w:hAnsi="Times New Roman" w:cs="Times New Roman"/>
          <w:sz w:val="24"/>
          <w:szCs w:val="24"/>
        </w:rPr>
        <w:fldChar w:fldCharType="end"/>
      </w:r>
      <w:ins w:id="36" w:author="Choi, Yongjin" w:date="2020-11-21T17:51:00Z">
        <w:r w:rsidR="00EC6185">
          <w:rPr>
            <w:rFonts w:ascii="Times New Roman" w:hAnsi="Times New Roman" w:cs="Times New Roman"/>
            <w:sz w:val="24"/>
            <w:szCs w:val="24"/>
          </w:rPr>
          <w:t>.</w:t>
        </w:r>
      </w:ins>
      <w:r w:rsidR="00EC6185" w:rsidRPr="00303BB2">
        <w:rPr>
          <w:rFonts w:ascii="Times New Roman" w:hAnsi="Times New Roman" w:cs="Times New Roman"/>
          <w:sz w:val="24"/>
          <w:szCs w:val="24"/>
        </w:rPr>
        <w:t xml:space="preserve"> </w:t>
      </w:r>
      <w:r w:rsidR="00EC6185">
        <w:rPr>
          <w:rFonts w:ascii="Times New Roman" w:hAnsi="Times New Roman" w:cs="Times New Roman"/>
          <w:sz w:val="24"/>
          <w:szCs w:val="24"/>
        </w:rPr>
        <w:t>However, it is still unclear</w:t>
      </w:r>
      <w:r w:rsidR="00F47DC5">
        <w:rPr>
          <w:rFonts w:ascii="Times New Roman" w:hAnsi="Times New Roman" w:cs="Times New Roman"/>
          <w:sz w:val="24"/>
          <w:szCs w:val="24"/>
        </w:rPr>
        <w:t xml:space="preserve"> </w:t>
      </w:r>
      <w:r w:rsidR="001C357C">
        <w:rPr>
          <w:rFonts w:ascii="Times New Roman" w:hAnsi="Times New Roman" w:cs="Times New Roman"/>
          <w:sz w:val="24"/>
          <w:szCs w:val="24"/>
        </w:rPr>
        <w:t xml:space="preserve">what kind of </w:t>
      </w:r>
      <w:r w:rsidR="00A82003">
        <w:rPr>
          <w:rFonts w:ascii="Times New Roman" w:hAnsi="Times New Roman" w:cs="Times New Roman"/>
          <w:sz w:val="24"/>
          <w:szCs w:val="24"/>
        </w:rPr>
        <w:t>differences</w:t>
      </w:r>
      <w:r w:rsidR="001C357C">
        <w:rPr>
          <w:rFonts w:ascii="Times New Roman" w:hAnsi="Times New Roman" w:cs="Times New Roman"/>
          <w:sz w:val="24"/>
          <w:szCs w:val="24"/>
        </w:rPr>
        <w:t xml:space="preserve"> the politicized messages make in </w:t>
      </w:r>
      <w:r w:rsidR="00A82003">
        <w:rPr>
          <w:rFonts w:ascii="Times New Roman" w:hAnsi="Times New Roman" w:cs="Times New Roman"/>
          <w:sz w:val="24"/>
          <w:szCs w:val="24"/>
        </w:rPr>
        <w:t>people’s perception.</w:t>
      </w:r>
      <w:r w:rsidR="00EC6185">
        <w:rPr>
          <w:rFonts w:ascii="Times New Roman" w:hAnsi="Times New Roman" w:cs="Times New Roman"/>
          <w:sz w:val="24"/>
          <w:szCs w:val="24"/>
        </w:rPr>
        <w:t xml:space="preserve"> Recent polls</w:t>
      </w:r>
      <w:ins w:id="37" w:author="Choi, Yongjin" w:date="2020-11-21T17:51:00Z">
        <w:r w:rsidR="00EC6185">
          <w:rPr>
            <w:rFonts w:ascii="Times New Roman" w:hAnsi="Times New Roman" w:cs="Times New Roman"/>
            <w:sz w:val="24"/>
            <w:szCs w:val="24"/>
          </w:rPr>
          <w:t xml:space="preserve"> find that people generally believe experts when it comes to </w:t>
        </w:r>
      </w:ins>
      <w:r w:rsidR="00EC6185">
        <w:rPr>
          <w:rFonts w:ascii="Times New Roman" w:hAnsi="Times New Roman" w:cs="Times New Roman"/>
          <w:sz w:val="24"/>
          <w:szCs w:val="24"/>
        </w:rPr>
        <w:t>the pandemic issue</w:t>
      </w:r>
      <w:ins w:id="38" w:author="Choi, Yongjin" w:date="2020-11-21T17:51:00Z">
        <w:r w:rsidR="00EC6185">
          <w:rPr>
            <w:rFonts w:ascii="Times New Roman" w:hAnsi="Times New Roman" w:cs="Times New Roman"/>
            <w:sz w:val="24"/>
            <w:szCs w:val="24"/>
          </w:rPr>
          <w:t xml:space="preserve">, </w:t>
        </w:r>
      </w:ins>
      <w:r w:rsidR="00EC6185">
        <w:rPr>
          <w:rFonts w:ascii="Times New Roman" w:hAnsi="Times New Roman" w:cs="Times New Roman"/>
          <w:sz w:val="24"/>
          <w:szCs w:val="24"/>
        </w:rPr>
        <w:t>even though the partisan differences also exist</w:t>
      </w:r>
      <w:r w:rsidR="00EC6185">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{"citationItems":[{"id":"ITEM-1","itemData":{"author":[{"dropping-particle":"","family":"Sanger-Katz","given":"Margot","non-dropping-particle":"","parse-names":false,"suffix":""}],"container-title":"The New York Times","id":"ITEM-1","issued":{"date-parts":[["2020","6","27"]]},"title":"On Coronavirus, Americans Still Trust the Experts","type":"article-newspaper"},"uris":["http://www.mendeley.com/documents/?uuid=d1790d57-1b54-4dea-8c16-cb1b28e4e2ae"]},{"id":"ITEM-2","itemData":{"author":[{"dropping-particle":"","family":"Brenan","given":"Megan","non-dropping-particle":"","parse-names":false,"suffix":""}],"container-title":"Gallup","id":"ITEM-2","issued":{"date-parts":[["2020","8","12"]]},"title":"Amid Pandemic, Confidence in Key U.S. Institutions Surges","type":"article-newspaper"},"uris":["http://www.mendeley.com/documents/?uuid=d373bfe5-328e-428f-b27d-2314e6522dcf"]}],"mendeley":{"formattedCitation":"&lt;sup&gt;15,16&lt;/sup&gt;","plainTextFormattedCitation":"15,16","previouslyFormattedCitation":"(Brenan, 2020; Sanger-Katz, 2020)"},"properties":{"noteIndex":0},"schema":"https://github.com/citation-style-language/schema/raw/master/csl-citation.json"}</w:instrText>
      </w:r>
      <w:r w:rsidR="00EC6185">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15,16</w:t>
      </w:r>
      <w:r w:rsidR="00EC6185">
        <w:rPr>
          <w:rFonts w:ascii="Times New Roman" w:hAnsi="Times New Roman" w:cs="Times New Roman"/>
          <w:sz w:val="24"/>
          <w:szCs w:val="24"/>
        </w:rPr>
        <w:fldChar w:fldCharType="end"/>
      </w:r>
      <w:r w:rsidR="00EC6185">
        <w:rPr>
          <w:rFonts w:ascii="Times New Roman" w:hAnsi="Times New Roman" w:cs="Times New Roman"/>
          <w:sz w:val="24"/>
          <w:szCs w:val="24"/>
        </w:rPr>
        <w:t>.</w:t>
      </w:r>
      <w:ins w:id="39" w:author="Choi, Yongjin" w:date="2020-11-21T17:51:00Z">
        <w:r w:rsidR="00EC6185">
          <w:rPr>
            <w:rFonts w:ascii="Times New Roman" w:hAnsi="Times New Roman" w:cs="Times New Roman"/>
            <w:sz w:val="24"/>
            <w:szCs w:val="24"/>
          </w:rPr>
          <w:t xml:space="preserve"> </w:t>
        </w:r>
      </w:ins>
      <w:r w:rsidR="00EC6185">
        <w:rPr>
          <w:rFonts w:ascii="Times New Roman" w:hAnsi="Times New Roman" w:cs="Times New Roman"/>
          <w:sz w:val="24"/>
          <w:szCs w:val="24"/>
        </w:rPr>
        <w:t xml:space="preserve">Despite </w:t>
      </w:r>
      <w:r w:rsidR="00EC6185">
        <w:rPr>
          <w:rFonts w:ascii="Times New Roman" w:hAnsi="Times New Roman" w:cs="Times New Roman"/>
          <w:sz w:val="24"/>
          <w:szCs w:val="24"/>
        </w:rPr>
        <w:lastRenderedPageBreak/>
        <w:t>the skeptical views, mass m</w:t>
      </w:r>
      <w:r w:rsidR="00EC6185" w:rsidRPr="71EE7D08">
        <w:rPr>
          <w:rFonts w:ascii="Times New Roman" w:hAnsi="Times New Roman" w:cs="Times New Roman"/>
          <w:sz w:val="24"/>
          <w:szCs w:val="24"/>
        </w:rPr>
        <w:t>edia</w:t>
      </w:r>
      <w:r w:rsidR="00EC6185">
        <w:rPr>
          <w:rFonts w:ascii="Times New Roman" w:hAnsi="Times New Roman" w:cs="Times New Roman"/>
          <w:sz w:val="24"/>
          <w:szCs w:val="24"/>
        </w:rPr>
        <w:t xml:space="preserve"> still plays</w:t>
      </w:r>
      <w:r w:rsidR="00EC6185" w:rsidRPr="71EE7D08">
        <w:rPr>
          <w:rFonts w:ascii="Times New Roman" w:hAnsi="Times New Roman" w:cs="Times New Roman"/>
          <w:sz w:val="24"/>
          <w:szCs w:val="24"/>
        </w:rPr>
        <w:t xml:space="preserve"> a critical role in advancing</w:t>
      </w:r>
      <w:r w:rsidR="00EC6185">
        <w:rPr>
          <w:rFonts w:ascii="Times New Roman" w:hAnsi="Times New Roman" w:cs="Times New Roman"/>
          <w:sz w:val="24"/>
          <w:szCs w:val="24"/>
        </w:rPr>
        <w:t xml:space="preserve"> public</w:t>
      </w:r>
      <w:r w:rsidR="00EC6185" w:rsidRPr="71EE7D08">
        <w:rPr>
          <w:rFonts w:ascii="Times New Roman" w:hAnsi="Times New Roman" w:cs="Times New Roman"/>
          <w:sz w:val="24"/>
          <w:szCs w:val="24"/>
        </w:rPr>
        <w:t xml:space="preserve"> communications </w:t>
      </w:r>
      <w:r w:rsidR="00EC6185">
        <w:rPr>
          <w:rFonts w:ascii="Times New Roman" w:hAnsi="Times New Roman" w:cs="Times New Roman"/>
          <w:sz w:val="24"/>
          <w:szCs w:val="24"/>
        </w:rPr>
        <w:t xml:space="preserve">of </w:t>
      </w:r>
      <w:r w:rsidR="00EC6185" w:rsidRPr="71EE7D08">
        <w:rPr>
          <w:rFonts w:ascii="Times New Roman" w:hAnsi="Times New Roman" w:cs="Times New Roman"/>
          <w:sz w:val="24"/>
          <w:szCs w:val="24"/>
        </w:rPr>
        <w:t xml:space="preserve">public health </w:t>
      </w:r>
      <w:r w:rsidR="00EC6185">
        <w:rPr>
          <w:rFonts w:ascii="Times New Roman" w:hAnsi="Times New Roman" w:cs="Times New Roman"/>
          <w:sz w:val="24"/>
          <w:szCs w:val="24"/>
        </w:rPr>
        <w:t>information</w:t>
      </w:r>
      <w:r w:rsidR="00EC6185" w:rsidRPr="71EE7D08">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{"citationItems":[{"id":"ITEM-1","itemData":{"author":[{"dropping-particle":"","family":"Bromwich","given":"Jonah Engel","non-dropping-particle":"","parse-names":false,"suffix":""}],"container-title":"New York Times","id":"ITEM-1","issued":{"date-parts":[["2020","4","20"]]},"title":"How to Wash Your Hands","type":"article-newspaper"},"uris":["http://www.mendeley.com/documents/?uuid=14fe43a8-6a02-4822-9162-b1d9ed2c65f9"]},{"id":"ITEM-2","itemData":{"author":[{"dropping-particle":"","family":"Or Fleisher, Gabriel Gianordoli, Yuliya Parshina-Kottas, Karthik Patanjali, Miles Peyton","given":"and Bedel Saget","non-dropping-particle":"","parse-names":false,"suffix":""}],"container-title":"2New York Times","id":"ITEM-2","issued":{"date-parts":[["2020","10","30"]]},"title":"Masks Work. Really. We’ll Show You How.","type":"article-newspaper"},"uris":["http://www.mendeley.com/documents/?uuid=ef0d4c6d-a0e4-41db-b70e-995fe7bb852a"]}],"mendeley":{"formattedCitation":"&lt;sup&gt;3,4&lt;/sup&gt;","plainTextFormattedCitation":"3,4","previouslyFormattedCitation":"(Bromwich, 2020; Or Fleisher, Gabriel Gianordoli, Yuliya Parshina-Kottas, Karthik Patanjali, Miles Peyton, 2020)"},"properties":{"noteIndex":0},"schema":"https://github.com/citation-style-language/schema/raw/master/csl-citation.json"}</w:instrText>
      </w:r>
      <w:r w:rsidR="00EC6185" w:rsidRPr="71EE7D08">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3,4</w:t>
      </w:r>
      <w:r w:rsidR="00EC6185" w:rsidRPr="71EE7D08">
        <w:rPr>
          <w:rFonts w:ascii="Times New Roman" w:hAnsi="Times New Roman" w:cs="Times New Roman"/>
          <w:sz w:val="24"/>
          <w:szCs w:val="24"/>
        </w:rPr>
        <w:fldChar w:fldCharType="end"/>
      </w:r>
      <w:r w:rsidR="00EC6185">
        <w:rPr>
          <w:rFonts w:ascii="Times New Roman" w:hAnsi="Times New Roman" w:cs="Times New Roman"/>
          <w:sz w:val="24"/>
          <w:szCs w:val="24"/>
        </w:rPr>
        <w:t xml:space="preserve">. </w:t>
      </w:r>
      <w:r w:rsidR="00BA59C5">
        <w:rPr>
          <w:rFonts w:ascii="Times New Roman" w:hAnsi="Times New Roman" w:cs="Times New Roman"/>
          <w:sz w:val="24"/>
          <w:szCs w:val="24"/>
        </w:rPr>
        <w:t>Threat perception</w:t>
      </w:r>
      <w:r w:rsidR="00EC6185">
        <w:rPr>
          <w:rFonts w:ascii="Times New Roman" w:hAnsi="Times New Roman" w:cs="Times New Roman"/>
          <w:sz w:val="24"/>
          <w:szCs w:val="24"/>
        </w:rPr>
        <w:t xml:space="preserve"> is also an important part of </w:t>
      </w:r>
      <w:r w:rsidR="00BA59C5">
        <w:rPr>
          <w:rFonts w:ascii="Times New Roman" w:hAnsi="Times New Roman" w:cs="Times New Roman"/>
          <w:sz w:val="24"/>
          <w:szCs w:val="24"/>
        </w:rPr>
        <w:t>human</w:t>
      </w:r>
      <w:r w:rsidR="00EC6185">
        <w:rPr>
          <w:rFonts w:ascii="Times New Roman" w:hAnsi="Times New Roman" w:cs="Times New Roman"/>
          <w:sz w:val="24"/>
          <w:szCs w:val="24"/>
        </w:rPr>
        <w:t xml:space="preserve"> motivation</w:t>
      </w:r>
      <w:r w:rsidR="00EE01C2">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{"citationItems":[{"id":"ITEM-1","itemData":{"DOI":"10.1038/s41562-020-00977-7","ISSN":"23973374","PMID":"33139897","abstract":"Numerous polls suggest that COVID-19 is a profoundly partisan issue in the United States. Using the geotracking data of 15 million smartphones per day, we found that US counties that voted for Donald Trump (Republican) over Hillary Clinton (Democrat) in the 2016 presidential election exhibited 14% less physical distancing between March and May 2020. Partisanship was more strongly associated with physical distancing than numerous other factors, including counties’ COVID-19 cases, population density, median income, and racial and age demographics. Contrary to our predictions, the observed partisan gap strengthened over time and remained when stay-at-home orders were active. Additionally, county-level consumption of conservative media (Fox News) was related to reduced physical distancing. Finally, the observed partisan differences in distancing were associated with subsequently higher COVID-19 infection and fatality growth rates in pro-Trump counties. Taken together, these data suggest that US citizens’ responses to COVID-19 are subject to a deep—and consequential—partisan divide.","author":[{"dropping-particle":"","family":"Gollwitzer","given":"Anton","non-dropping-particle":"","parse-names":false,"suffix":""},{"dropping-particle":"","family":"Martel","given":"Cameron","non-dropping-particle":"","parse-names":false,"suffix":""},{"dropping-particle":"","family":"Brady","given":"William J.","non-dropping-particle":"","parse-names":false,"suffix":""},{"dropping-particle":"","family":"Pärnamets","given":"Philip","non-dropping-particle":"","parse-names":false,"suffix":""},{"dropping-particle":"","family":"Freedman","given":"Isaac G.","non-dropping-particle":"","parse-names":false,"suffix":""},{"dropping-particle":"","family":"Knowles","given":"Eric D.","non-dropping-particle":"","parse-names":false,"suffix":""},{"dropping-particle":"","family":"Bavel","given":"Jay J.","non-dropping-particle":"Van","parse-names":false,"suffix":""}],"container-title":"Nature Human Behaviour","id":"ITEM-1","issue":"11","issued":{"date-parts":[["2020"]]},"page":"1186-1197","title":"Partisan Differences in Physical Distancing are Linked to Health Outcomes during the COVID-19 Pandemic","type":"article-journal","volume":"4"},"uris":["http://www.mendeley.com/documents/?uuid=0953354c-13b8-4754-88f6-e0c4991423cf"]}],"mendeley":{"formattedCitation":"&lt;sup&gt;2&lt;/sup&gt;","plainTextFormattedCitation":"2","previouslyFormattedCitation":"(Gollwitzer et al., 2020)"},"properties":{"noteIndex":0},"schema":"https://github.com/citation-style-language/schema/raw/master/csl-citation.json"}</w:instrText>
      </w:r>
      <w:r w:rsidR="00EE01C2">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2</w:t>
      </w:r>
      <w:r w:rsidR="00EE01C2">
        <w:rPr>
          <w:rFonts w:ascii="Times New Roman" w:hAnsi="Times New Roman" w:cs="Times New Roman"/>
          <w:sz w:val="24"/>
          <w:szCs w:val="24"/>
        </w:rPr>
        <w:fldChar w:fldCharType="end"/>
      </w:r>
      <w:r w:rsidR="00EC6185">
        <w:rPr>
          <w:rFonts w:ascii="Times New Roman" w:hAnsi="Times New Roman" w:cs="Times New Roman"/>
          <w:sz w:val="24"/>
          <w:szCs w:val="24"/>
        </w:rPr>
        <w:t>. For example, rich evidence explains that the perceived risk of victimization is a strong predictor of gun ownership even when controlling for partisan difference</w:t>
      </w:r>
      <w:r w:rsidR="00EC6185">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{"citationItems":[{"id":"ITEM-1","itemData":{"DOI":"10.1057/s41599-019-0373-z","ISSN":"20551045","abstract":"The gun debate in America is often framed as a stand-off between two immutable positions with little potential to move ahead with meaningful legislative reform. Attempts to resolve this impasse have been thwarted by thinking about gun ownership attitudes as based on rational choice economics instead of considering the broader socio-cultural meanings of guns. In this essay, an additional psychological perspective is offered that highlights how concerns about victimization and mass shootings within a shared culture of fear can drive cognitive bias and motivated reasoning on both sides of the gun debate. Despite common fears, differences in attitudes and feelings about guns themselves manifest in variable degrees of support for or opposition to gun control legislation that are often exaggerated within caricatured depictions of polarization. A psychological perspective suggests that consensus on gun legislation reform can be achieved through understanding differences and diversity on both sides of the debate, working within a common middle ground, and more research to resolve ambiguities about how best to minimize fear while maximizing personal and public safety.","author":[{"dropping-particle":"","family":"Pierre","given":"Joseph M.","non-dropping-particle":"","parse-names":false,"suffix":""}],"container-title":"Palgrave Communications","id":"ITEM-1","issue":"1","issued":{"date-parts":[["2019"]]},"title":"The psychology of guns: risk, fear, and motivated reasoning","type":"article-journal","volume":"5"},"uris":["http://www.mendeley.com/documents/?uuid=9476947c-02c9-4e68-8de5-59e2b408c444"]},{"id":"ITEM-2","itemData":{"DOI":"10.1177/0146167217703952","ISSN":"15527433","PMID":"28903713","abstract":"Americans are the world’s best armed citizens and public polling suggests protection/self-defense is their main reason for gun ownership. However, there is virtually no psychological research on gun ownership. The present article develops the first psychological process model of defensive gun ownership—specifically, a two-component model that considers both the antecedents and consequences of owning a gun for protection/self-defense. We demonstrate that different levels of threat construal—the specific perceived threat of assault and a diffuse threat of a dangerous world—independently predict handgun ownership; we also show how utility judgments can explain the motivated reasoning that drives beliefs about gun rights. We tested our model in two independent samples of gun owners (total N = 899), from just before and after the Orlando mass shooting. This study illustrates how social-cognitive theories can help explain what motivates Americans to own handguns and advocate for broad rights to carry and use them.","author":[{"dropping-particle":"","family":"Stroebe","given":"Wolfgang","non-dropping-particle":"","parse-names":false,"suffix":""},{"dropping-particle":"","family":"Leander","given":"N. Pontus","non-dropping-particle":"","parse-names":false,"suffix":""},{"dropping-particle":"","family":"Kruglanski","given":"Arie W.","non-dropping-particle":"","parse-names":false,"suffix":""}],"container-title":"Personality and Social Psychology Bulletin","id":"ITEM-2","issue":"8","issued":{"date-parts":[["2017"]]},"page":"1071-1085","title":"Is It a Dangerous World Out There? The Motivational Bases of American Gun Ownership","type":"article-journal","volume":"43"},"uris":["http://www.mendeley.com/documents/?uuid=9c2fcd86-06d5-41a0-a990-30dbf1a2e165"]}],"mendeley":{"formattedCitation":"&lt;sup&gt;17,18&lt;/sup&gt;","plainTextFormattedCitation":"17,18","previouslyFormattedCitation":"(Pierre, 2019; Stroebe et al., 2017)"},"properties":{"noteIndex":0},"schema":"https://github.com/citation-style-language/schema/raw/master/csl-citation.json"}</w:instrText>
      </w:r>
      <w:r w:rsidR="00EC6185">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17,18</w:t>
      </w:r>
      <w:r w:rsidR="00EC6185">
        <w:rPr>
          <w:rFonts w:ascii="Times New Roman" w:hAnsi="Times New Roman" w:cs="Times New Roman"/>
          <w:sz w:val="24"/>
          <w:szCs w:val="24"/>
        </w:rPr>
        <w:fldChar w:fldCharType="end"/>
      </w:r>
      <w:r w:rsidR="00EC6185">
        <w:rPr>
          <w:rFonts w:ascii="Times New Roman" w:hAnsi="Times New Roman" w:cs="Times New Roman"/>
          <w:sz w:val="24"/>
          <w:szCs w:val="24"/>
        </w:rPr>
        <w:t xml:space="preserve">. If the messages from mass media, even if they are politicized, still have an informational role by signaling the increasing risk in the epidemic, what the politicized messages make a difference in the level of compliance perhaps be </w:t>
      </w:r>
      <w:r w:rsidR="00D31522">
        <w:rPr>
          <w:rFonts w:ascii="Times New Roman" w:hAnsi="Times New Roman" w:cs="Times New Roman"/>
          <w:sz w:val="24"/>
          <w:szCs w:val="24"/>
        </w:rPr>
        <w:t xml:space="preserve">something </w:t>
      </w:r>
      <w:r w:rsidR="0085484B">
        <w:rPr>
          <w:rFonts w:ascii="Times New Roman" w:hAnsi="Times New Roman" w:cs="Times New Roman"/>
          <w:sz w:val="24"/>
          <w:szCs w:val="24"/>
        </w:rPr>
        <w:t>subtle</w:t>
      </w:r>
      <w:r w:rsidR="00EC6185">
        <w:rPr>
          <w:rFonts w:ascii="Times New Roman" w:hAnsi="Times New Roman" w:cs="Times New Roman"/>
          <w:sz w:val="24"/>
          <w:szCs w:val="24"/>
        </w:rPr>
        <w:t xml:space="preserve"> rather than the </w:t>
      </w:r>
      <w:r w:rsidR="00B45A59">
        <w:rPr>
          <w:rFonts w:ascii="Times New Roman" w:hAnsi="Times New Roman" w:cs="Times New Roman"/>
          <w:sz w:val="24"/>
          <w:szCs w:val="24"/>
        </w:rPr>
        <w:t>overall</w:t>
      </w:r>
      <w:r w:rsidR="0085484B">
        <w:rPr>
          <w:rFonts w:ascii="Times New Roman" w:hAnsi="Times New Roman" w:cs="Times New Roman"/>
          <w:sz w:val="24"/>
          <w:szCs w:val="24"/>
        </w:rPr>
        <w:t xml:space="preserve"> </w:t>
      </w:r>
      <w:r w:rsidR="00EC6185">
        <w:rPr>
          <w:rFonts w:ascii="Times New Roman" w:hAnsi="Times New Roman" w:cs="Times New Roman"/>
          <w:sz w:val="24"/>
          <w:szCs w:val="24"/>
        </w:rPr>
        <w:t>belief of the seriousness of the pandemic and effectiveness of the prevention efforts.</w:t>
      </w:r>
    </w:p>
    <w:p w14:paraId="60663FFA" w14:textId="7AA4763E" w:rsidR="00891879" w:rsidRDefault="006A4CED" w:rsidP="001B2670">
      <w:pPr>
        <w:spacing w:after="160" w:line="480" w:lineRule="auto"/>
        <w:ind w:firstLine="317"/>
        <w:rPr>
          <w:rFonts w:ascii="Times New Roman" w:hAnsi="Times New Roman" w:cs="Times New Roman"/>
          <w:sz w:val="24"/>
          <w:szCs w:val="24"/>
        </w:rPr>
      </w:pPr>
      <w:ins w:id="40" w:author="Choi, Yongjin" w:date="2020-11-19T15:29:00Z">
        <w:r>
          <w:rPr>
            <w:rFonts w:ascii="Times New Roman" w:hAnsi="Times New Roman" w:cs="Times New Roman"/>
            <w:sz w:val="24"/>
            <w:szCs w:val="24"/>
          </w:rPr>
          <w:t xml:space="preserve">To </w:t>
        </w:r>
      </w:ins>
      <w:r>
        <w:rPr>
          <w:rFonts w:ascii="Times New Roman" w:hAnsi="Times New Roman" w:cs="Times New Roman"/>
          <w:sz w:val="24"/>
          <w:szCs w:val="24"/>
        </w:rPr>
        <w:t>add a piece of evidence on this issue</w:t>
      </w:r>
      <w:ins w:id="41" w:author="Choi, Yongjin" w:date="2020-11-19T15:29:00Z">
        <w:r>
          <w:rPr>
            <w:rFonts w:ascii="Times New Roman" w:hAnsi="Times New Roman" w:cs="Times New Roman"/>
            <w:sz w:val="24"/>
            <w:szCs w:val="24"/>
          </w:rPr>
          <w:t xml:space="preserve">, we </w:t>
        </w:r>
      </w:ins>
      <w:r>
        <w:rPr>
          <w:rFonts w:ascii="Times New Roman" w:hAnsi="Times New Roman" w:cs="Times New Roman"/>
          <w:sz w:val="24"/>
          <w:szCs w:val="24"/>
        </w:rPr>
        <w:t xml:space="preserve">examine how the </w:t>
      </w:r>
      <w:r w:rsidR="00C975BE">
        <w:rPr>
          <w:rFonts w:ascii="Times New Roman" w:hAnsi="Times New Roman" w:cs="Times New Roman"/>
          <w:sz w:val="24"/>
          <w:szCs w:val="24"/>
        </w:rPr>
        <w:t>extent</w:t>
      </w:r>
      <w:r>
        <w:rPr>
          <w:rFonts w:ascii="Times New Roman" w:hAnsi="Times New Roman" w:cs="Times New Roman"/>
          <w:sz w:val="24"/>
          <w:szCs w:val="24"/>
        </w:rPr>
        <w:t xml:space="preserve"> of media consumption </w:t>
      </w:r>
      <w:r w:rsidR="00C975BE">
        <w:rPr>
          <w:rFonts w:ascii="Times New Roman" w:hAnsi="Times New Roman" w:cs="Times New Roman"/>
          <w:sz w:val="24"/>
          <w:szCs w:val="24"/>
        </w:rPr>
        <w:t xml:space="preserve">of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w:t>
      </w:r>
      <w:r w:rsidR="00C975BE">
        <w:rPr>
          <w:rFonts w:ascii="Times New Roman" w:hAnsi="Times New Roman" w:cs="Times New Roman"/>
          <w:sz w:val="24"/>
          <w:szCs w:val="24"/>
        </w:rPr>
        <w:t xml:space="preserve"> </w:t>
      </w:r>
      <w:r>
        <w:rPr>
          <w:rFonts w:ascii="Times New Roman" w:hAnsi="Times New Roman" w:cs="Times New Roman"/>
          <w:sz w:val="24"/>
          <w:szCs w:val="24"/>
        </w:rPr>
        <w:t>and Fox News viewership affect people’s attitudes toward four types of COVID-19 issues</w:t>
      </w:r>
      <w:ins w:id="42" w:author="Choi, Yongjin" w:date="2020-11-19T15:29:00Z">
        <w:r>
          <w:rPr>
            <w:rFonts w:ascii="Times New Roman" w:hAnsi="Times New Roman" w:cs="Times New Roman"/>
            <w:sz w:val="24"/>
            <w:szCs w:val="24"/>
          </w:rPr>
          <w:t xml:space="preserve">: (1) </w:t>
        </w:r>
      </w:ins>
      <w:r w:rsidR="00653486">
        <w:rPr>
          <w:rFonts w:ascii="Times New Roman" w:hAnsi="Times New Roman" w:cs="Times New Roman"/>
          <w:sz w:val="24"/>
          <w:szCs w:val="24"/>
        </w:rPr>
        <w:t xml:space="preserve">perceived </w:t>
      </w:r>
      <w:ins w:id="43" w:author="Choi, Yongjin" w:date="2020-11-19T15:29:00Z">
        <w:r>
          <w:rPr>
            <w:rFonts w:ascii="Times New Roman" w:hAnsi="Times New Roman" w:cs="Times New Roman"/>
            <w:sz w:val="24"/>
            <w:szCs w:val="24"/>
          </w:rPr>
          <w:t xml:space="preserve">compliance with </w:t>
        </w:r>
      </w:ins>
      <w:ins w:id="44" w:author="Choi, Yongjin" w:date="2020-11-21T22:15:00Z">
        <w:r>
          <w:rPr>
            <w:rFonts w:ascii="Times New Roman" w:hAnsi="Times New Roman" w:cs="Times New Roman"/>
            <w:sz w:val="24"/>
            <w:szCs w:val="24"/>
          </w:rPr>
          <w:t>social distancing</w:t>
        </w:r>
      </w:ins>
      <w:ins w:id="45" w:author="Choi, Yongjin" w:date="2020-11-19T15:29:00Z">
        <w:r>
          <w:rPr>
            <w:rFonts w:ascii="Times New Roman" w:hAnsi="Times New Roman" w:cs="Times New Roman"/>
            <w:sz w:val="24"/>
            <w:szCs w:val="24"/>
          </w:rPr>
          <w:t xml:space="preserve"> and support for requiring </w:t>
        </w:r>
      </w:ins>
      <w:ins w:id="46" w:author="Choi, Yongjin" w:date="2020-11-21T22:15:00Z">
        <w:r>
          <w:rPr>
            <w:rFonts w:ascii="Times New Roman" w:hAnsi="Times New Roman" w:cs="Times New Roman"/>
            <w:sz w:val="24"/>
            <w:szCs w:val="24"/>
          </w:rPr>
          <w:t>face covering</w:t>
        </w:r>
      </w:ins>
      <w:ins w:id="47" w:author="Choi, Yongjin" w:date="2020-11-19T15:29:00Z">
        <w:r>
          <w:rPr>
            <w:rFonts w:ascii="Times New Roman" w:hAnsi="Times New Roman" w:cs="Times New Roman"/>
            <w:sz w:val="24"/>
            <w:szCs w:val="24"/>
          </w:rPr>
          <w:t xml:space="preserve">; (2) COVID-19 anxiety; (3) trust in governments and medical scientists; and (4) perception of </w:t>
        </w:r>
      </w:ins>
      <w:r w:rsidR="00BD5B3B">
        <w:rPr>
          <w:rFonts w:ascii="Times New Roman" w:hAnsi="Times New Roman" w:cs="Times New Roman"/>
          <w:sz w:val="24"/>
          <w:szCs w:val="24"/>
        </w:rPr>
        <w:t>the government</w:t>
      </w:r>
      <w:r w:rsidR="006D3F94">
        <w:rPr>
          <w:rFonts w:ascii="Times New Roman" w:hAnsi="Times New Roman" w:cs="Times New Roman"/>
          <w:sz w:val="24"/>
          <w:szCs w:val="24"/>
        </w:rPr>
        <w:t xml:space="preserve"> </w:t>
      </w:r>
      <w:r w:rsidR="00560664">
        <w:rPr>
          <w:rFonts w:ascii="Times New Roman" w:hAnsi="Times New Roman" w:cs="Times New Roman"/>
          <w:sz w:val="24"/>
          <w:szCs w:val="24"/>
        </w:rPr>
        <w:t xml:space="preserve">interference </w:t>
      </w:r>
      <w:r w:rsidR="006B45C8">
        <w:rPr>
          <w:rFonts w:ascii="Times New Roman" w:hAnsi="Times New Roman" w:cs="Times New Roman"/>
          <w:sz w:val="24"/>
          <w:szCs w:val="24"/>
        </w:rPr>
        <w:t>during</w:t>
      </w:r>
      <w:r w:rsidR="006D3F94">
        <w:rPr>
          <w:rFonts w:ascii="Times New Roman" w:hAnsi="Times New Roman" w:cs="Times New Roman"/>
          <w:sz w:val="24"/>
          <w:szCs w:val="24"/>
        </w:rPr>
        <w:t xml:space="preserve"> the pandemic</w:t>
      </w:r>
      <w:ins w:id="48" w:author="Choi, Yongjin" w:date="2020-11-19T15:29:00Z">
        <w:r>
          <w:rPr>
            <w:rFonts w:ascii="Times New Roman" w:hAnsi="Times New Roman" w:cs="Times New Roman"/>
            <w:sz w:val="24"/>
            <w:szCs w:val="24"/>
          </w:rPr>
          <w:t xml:space="preserve">. Using a survey that included 1,194 respondents, we </w:t>
        </w:r>
      </w:ins>
      <w:r w:rsidR="005F5D76">
        <w:rPr>
          <w:rFonts w:ascii="Times New Roman" w:hAnsi="Times New Roman" w:cs="Times New Roman"/>
          <w:sz w:val="24"/>
          <w:szCs w:val="24"/>
        </w:rPr>
        <w:t xml:space="preserve">compare </w:t>
      </w:r>
      <w:r w:rsidR="00516842">
        <w:rPr>
          <w:rFonts w:ascii="Times New Roman" w:hAnsi="Times New Roman" w:cs="Times New Roman"/>
          <w:sz w:val="24"/>
          <w:szCs w:val="24"/>
        </w:rPr>
        <w:t>to see if</w:t>
      </w:r>
      <w:r w:rsidR="005F5D76">
        <w:rPr>
          <w:rFonts w:ascii="Times New Roman" w:hAnsi="Times New Roman" w:cs="Times New Roman"/>
          <w:sz w:val="24"/>
          <w:szCs w:val="24"/>
        </w:rPr>
        <w:t xml:space="preserve"> the extent of media consumption </w:t>
      </w:r>
      <w:r w:rsidR="00B1061F">
        <w:rPr>
          <w:rFonts w:ascii="Times New Roman" w:hAnsi="Times New Roman" w:cs="Times New Roman"/>
          <w:sz w:val="24"/>
          <w:szCs w:val="24"/>
        </w:rPr>
        <w:t>affects</w:t>
      </w:r>
      <w:r w:rsidR="00983D56">
        <w:rPr>
          <w:rFonts w:ascii="Times New Roman" w:hAnsi="Times New Roman" w:cs="Times New Roman"/>
          <w:sz w:val="24"/>
          <w:szCs w:val="24"/>
        </w:rPr>
        <w:t xml:space="preserve"> beliefs</w:t>
      </w:r>
      <w:r w:rsidR="009351DB">
        <w:rPr>
          <w:rFonts w:ascii="Times New Roman" w:hAnsi="Times New Roman" w:cs="Times New Roman"/>
          <w:sz w:val="24"/>
          <w:szCs w:val="24"/>
        </w:rPr>
        <w:t xml:space="preserve"> </w:t>
      </w:r>
      <w:r w:rsidR="00EA3449">
        <w:rPr>
          <w:rFonts w:ascii="Times New Roman" w:hAnsi="Times New Roman" w:cs="Times New Roman"/>
          <w:sz w:val="24"/>
          <w:szCs w:val="24"/>
        </w:rPr>
        <w:t xml:space="preserve">of Fox News viewers and the other respondents </w:t>
      </w:r>
      <w:r w:rsidR="00265AEF">
        <w:rPr>
          <w:rFonts w:ascii="Times New Roman" w:hAnsi="Times New Roman" w:cs="Times New Roman"/>
          <w:sz w:val="24"/>
          <w:szCs w:val="24"/>
        </w:rPr>
        <w:t>differently</w:t>
      </w:r>
      <w:r w:rsidR="00516842">
        <w:rPr>
          <w:rFonts w:ascii="Times New Roman" w:hAnsi="Times New Roman" w:cs="Times New Roman"/>
          <w:sz w:val="24"/>
          <w:szCs w:val="24"/>
        </w:rPr>
        <w:t>.</w:t>
      </w:r>
    </w:p>
    <w:p w14:paraId="1C7910FE" w14:textId="7E295F98" w:rsidR="003C0D98" w:rsidRDefault="00A82003" w:rsidP="001B2670">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We may find sharply differing views on the COVID-19 issue if </w:t>
      </w:r>
      <w:r w:rsidR="0041257C">
        <w:rPr>
          <w:rFonts w:ascii="Times New Roman" w:hAnsi="Times New Roman" w:cs="Times New Roman"/>
          <w:sz w:val="24"/>
          <w:szCs w:val="24"/>
        </w:rPr>
        <w:t>Fox News</w:t>
      </w:r>
      <w:r w:rsidR="00747A1D">
        <w:rPr>
          <w:rFonts w:ascii="Times New Roman" w:hAnsi="Times New Roman" w:cs="Times New Roman"/>
          <w:sz w:val="24"/>
          <w:szCs w:val="24"/>
        </w:rPr>
        <w:t xml:space="preserve"> </w:t>
      </w:r>
      <w:r w:rsidR="0041257C">
        <w:rPr>
          <w:rFonts w:ascii="Times New Roman" w:hAnsi="Times New Roman" w:cs="Times New Roman"/>
          <w:sz w:val="24"/>
          <w:szCs w:val="24"/>
        </w:rPr>
        <w:t xml:space="preserve">has made its customers disbelieve </w:t>
      </w:r>
      <w:r w:rsidR="002005BA">
        <w:rPr>
          <w:rFonts w:ascii="Times New Roman" w:hAnsi="Times New Roman" w:cs="Times New Roman"/>
          <w:sz w:val="24"/>
          <w:szCs w:val="24"/>
        </w:rPr>
        <w:t>in the pandemic and the on-going prevention effects</w:t>
      </w:r>
      <w:r>
        <w:rPr>
          <w:rFonts w:ascii="Times New Roman" w:hAnsi="Times New Roman" w:cs="Times New Roman"/>
          <w:sz w:val="24"/>
          <w:szCs w:val="24"/>
        </w:rPr>
        <w:t xml:space="preserve">. </w:t>
      </w:r>
      <w:r w:rsidR="00F21A23">
        <w:rPr>
          <w:rFonts w:ascii="Times New Roman" w:hAnsi="Times New Roman" w:cs="Times New Roman"/>
          <w:sz w:val="24"/>
          <w:szCs w:val="24"/>
        </w:rPr>
        <w:t xml:space="preserve">Interestingly, </w:t>
      </w:r>
      <w:r w:rsidR="00D66CB2">
        <w:rPr>
          <w:rFonts w:ascii="Times New Roman" w:hAnsi="Times New Roman" w:cs="Times New Roman"/>
          <w:sz w:val="24"/>
          <w:szCs w:val="24"/>
        </w:rPr>
        <w:t xml:space="preserve">however, </w:t>
      </w:r>
      <w:r w:rsidR="00F21A23">
        <w:rPr>
          <w:rFonts w:ascii="Times New Roman" w:hAnsi="Times New Roman" w:cs="Times New Roman"/>
          <w:sz w:val="24"/>
          <w:szCs w:val="24"/>
        </w:rPr>
        <w:t>w</w:t>
      </w:r>
      <w:r w:rsidR="00F12F2D">
        <w:rPr>
          <w:rFonts w:ascii="Times New Roman" w:hAnsi="Times New Roman" w:cs="Times New Roman"/>
          <w:sz w:val="24"/>
          <w:szCs w:val="24"/>
        </w:rPr>
        <w:t xml:space="preserve">e find </w:t>
      </w:r>
      <w:r w:rsidR="004D45F6">
        <w:rPr>
          <w:rFonts w:ascii="Times New Roman" w:hAnsi="Times New Roman" w:cs="Times New Roman"/>
          <w:sz w:val="24"/>
          <w:szCs w:val="24"/>
        </w:rPr>
        <w:t xml:space="preserve">a consistent </w:t>
      </w:r>
      <w:r w:rsidR="006B4F4C">
        <w:rPr>
          <w:rFonts w:ascii="Times New Roman" w:hAnsi="Times New Roman" w:cs="Times New Roman"/>
          <w:sz w:val="24"/>
          <w:szCs w:val="24"/>
        </w:rPr>
        <w:t>increase in the outcomes</w:t>
      </w:r>
      <w:r w:rsidR="00AE63E9" w:rsidRPr="00AE63E9">
        <w:rPr>
          <w:rFonts w:ascii="Times New Roman" w:hAnsi="Times New Roman" w:cs="Times New Roman"/>
          <w:sz w:val="24"/>
          <w:szCs w:val="24"/>
        </w:rPr>
        <w:t xml:space="preserve"> </w:t>
      </w:r>
      <w:r w:rsidR="00AE63E9">
        <w:rPr>
          <w:rFonts w:ascii="Times New Roman" w:hAnsi="Times New Roman" w:cs="Times New Roman"/>
          <w:sz w:val="24"/>
          <w:szCs w:val="24"/>
        </w:rPr>
        <w:t>in both groups</w:t>
      </w:r>
      <w:r w:rsidR="006B4F4C">
        <w:rPr>
          <w:rFonts w:ascii="Times New Roman" w:hAnsi="Times New Roman" w:cs="Times New Roman"/>
          <w:sz w:val="24"/>
          <w:szCs w:val="24"/>
        </w:rPr>
        <w:t xml:space="preserve">, except for perceptions of </w:t>
      </w:r>
      <w:r w:rsidR="001A1811">
        <w:rPr>
          <w:rFonts w:ascii="Times New Roman" w:hAnsi="Times New Roman" w:cs="Times New Roman"/>
          <w:sz w:val="24"/>
          <w:szCs w:val="24"/>
        </w:rPr>
        <w:t xml:space="preserve">the </w:t>
      </w:r>
      <w:r w:rsidR="003C0D98">
        <w:rPr>
          <w:rFonts w:ascii="Times New Roman" w:hAnsi="Times New Roman" w:cs="Times New Roman"/>
          <w:sz w:val="24"/>
          <w:szCs w:val="24"/>
        </w:rPr>
        <w:t xml:space="preserve">government interference, along with the increase in the extent of media consumption of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w:t>
      </w:r>
      <w:r w:rsidR="00857937">
        <w:rPr>
          <w:rFonts w:ascii="Times New Roman" w:hAnsi="Times New Roman" w:cs="Times New Roman"/>
          <w:sz w:val="24"/>
          <w:szCs w:val="24"/>
        </w:rPr>
        <w:t xml:space="preserve"> in the past week</w:t>
      </w:r>
      <w:r w:rsidR="00D24691">
        <w:rPr>
          <w:rFonts w:ascii="Times New Roman" w:hAnsi="Times New Roman" w:cs="Times New Roman"/>
          <w:sz w:val="24"/>
          <w:szCs w:val="24"/>
        </w:rPr>
        <w:t xml:space="preserve">. This implies that </w:t>
      </w:r>
      <w:r w:rsidR="00450A60">
        <w:rPr>
          <w:rFonts w:ascii="Times New Roman" w:hAnsi="Times New Roman" w:cs="Times New Roman"/>
          <w:sz w:val="24"/>
          <w:szCs w:val="24"/>
        </w:rPr>
        <w:t>the</w:t>
      </w:r>
      <w:r w:rsidR="000F7CDC">
        <w:rPr>
          <w:rFonts w:ascii="Times New Roman" w:hAnsi="Times New Roman" w:cs="Times New Roman"/>
          <w:sz w:val="24"/>
          <w:szCs w:val="24"/>
        </w:rPr>
        <w:t xml:space="preserve"> messages from media outlets might </w:t>
      </w:r>
      <w:r w:rsidR="00127FB1">
        <w:rPr>
          <w:rFonts w:ascii="Times New Roman" w:hAnsi="Times New Roman" w:cs="Times New Roman"/>
          <w:sz w:val="24"/>
          <w:szCs w:val="24"/>
        </w:rPr>
        <w:t>make</w:t>
      </w:r>
      <w:r w:rsidR="00D61230">
        <w:rPr>
          <w:rFonts w:ascii="Times New Roman" w:hAnsi="Times New Roman" w:cs="Times New Roman"/>
          <w:sz w:val="24"/>
          <w:szCs w:val="24"/>
        </w:rPr>
        <w:t xml:space="preserve"> a</w:t>
      </w:r>
      <w:r w:rsidR="00127FB1">
        <w:rPr>
          <w:rFonts w:ascii="Times New Roman" w:hAnsi="Times New Roman" w:cs="Times New Roman"/>
          <w:sz w:val="24"/>
          <w:szCs w:val="24"/>
        </w:rPr>
        <w:t xml:space="preserve"> difference in </w:t>
      </w:r>
      <w:r w:rsidR="00D61230">
        <w:rPr>
          <w:rFonts w:ascii="Times New Roman" w:hAnsi="Times New Roman" w:cs="Times New Roman"/>
          <w:sz w:val="24"/>
          <w:szCs w:val="24"/>
        </w:rPr>
        <w:t xml:space="preserve">perception of </w:t>
      </w:r>
      <w:r w:rsidR="00127FB1">
        <w:rPr>
          <w:rFonts w:ascii="Times New Roman" w:hAnsi="Times New Roman" w:cs="Times New Roman"/>
          <w:sz w:val="24"/>
          <w:szCs w:val="24"/>
        </w:rPr>
        <w:t>the appropriate level of</w:t>
      </w:r>
      <w:r w:rsidR="00002D88">
        <w:rPr>
          <w:rFonts w:ascii="Times New Roman" w:hAnsi="Times New Roman" w:cs="Times New Roman"/>
          <w:sz w:val="24"/>
          <w:szCs w:val="24"/>
        </w:rPr>
        <w:t xml:space="preserve"> social distancing </w:t>
      </w:r>
      <w:r w:rsidR="00DA665E">
        <w:rPr>
          <w:rFonts w:ascii="Times New Roman" w:hAnsi="Times New Roman" w:cs="Times New Roman"/>
          <w:sz w:val="24"/>
          <w:szCs w:val="24"/>
        </w:rPr>
        <w:t xml:space="preserve">and </w:t>
      </w:r>
      <w:r w:rsidR="00CE382D">
        <w:rPr>
          <w:rFonts w:ascii="Times New Roman" w:hAnsi="Times New Roman" w:cs="Times New Roman"/>
          <w:sz w:val="24"/>
          <w:szCs w:val="24"/>
        </w:rPr>
        <w:t>response against the pandemic</w:t>
      </w:r>
      <w:r w:rsidR="00002D88">
        <w:rPr>
          <w:rFonts w:ascii="Times New Roman" w:hAnsi="Times New Roman" w:cs="Times New Roman"/>
          <w:sz w:val="24"/>
          <w:szCs w:val="24"/>
        </w:rPr>
        <w:t xml:space="preserve"> rather than changing individual beliefs</w:t>
      </w:r>
      <w:r w:rsidR="00CE382D">
        <w:rPr>
          <w:rFonts w:ascii="Times New Roman" w:hAnsi="Times New Roman" w:cs="Times New Roman"/>
          <w:sz w:val="24"/>
          <w:szCs w:val="24"/>
        </w:rPr>
        <w:t xml:space="preserve"> of how the pandemic and the </w:t>
      </w:r>
      <w:r w:rsidR="00B712DB">
        <w:rPr>
          <w:rFonts w:ascii="Times New Roman" w:hAnsi="Times New Roman" w:cs="Times New Roman"/>
          <w:sz w:val="24"/>
          <w:szCs w:val="24"/>
        </w:rPr>
        <w:t>effectiveness of the countermeasures are real</w:t>
      </w:r>
      <w:r w:rsidR="00002D88">
        <w:rPr>
          <w:rFonts w:ascii="Times New Roman" w:hAnsi="Times New Roman" w:cs="Times New Roman"/>
          <w:sz w:val="24"/>
          <w:szCs w:val="24"/>
        </w:rPr>
        <w:t>.</w:t>
      </w:r>
    </w:p>
    <w:p w14:paraId="0E7F0D8E" w14:textId="77777777" w:rsidR="000D6C37" w:rsidRDefault="000D6C37" w:rsidP="002C50BF">
      <w:pPr>
        <w:spacing w:after="160" w:line="480" w:lineRule="auto"/>
        <w:ind w:firstLine="317"/>
        <w:rPr>
          <w:rFonts w:ascii="Times New Roman" w:hAnsi="Times New Roman" w:cs="Times New Roman"/>
          <w:sz w:val="24"/>
          <w:szCs w:val="24"/>
        </w:rPr>
      </w:pPr>
    </w:p>
    <w:p w14:paraId="21F23219" w14:textId="15787FAA" w:rsidR="00946614" w:rsidRPr="00CE0ADE" w:rsidRDefault="00946614" w:rsidP="001B2670">
      <w:pPr>
        <w:spacing w:after="160" w:line="480" w:lineRule="auto"/>
        <w:ind w:firstLine="317"/>
        <w:rPr>
          <w:ins w:id="49" w:author="Fox, Ashley" w:date="2020-11-13T19:54:00Z"/>
          <w:rFonts w:ascii="Times New Roman" w:hAnsi="Times New Roman" w:cs="Times New Roman"/>
          <w:color w:val="0070C0"/>
          <w:sz w:val="24"/>
          <w:szCs w:val="24"/>
        </w:rPr>
      </w:pPr>
      <w:ins w:id="50" w:author="Fox, Ashley" w:date="2020-11-13T19:23:00Z">
        <w:r w:rsidRPr="00CE0ADE">
          <w:rPr>
            <w:rFonts w:ascii="Times New Roman" w:hAnsi="Times New Roman" w:cs="Times New Roman"/>
            <w:color w:val="0070C0"/>
            <w:sz w:val="24"/>
            <w:szCs w:val="24"/>
          </w:rPr>
          <w:t>I can add some more here, but it seems to me that a key question here is</w:t>
        </w:r>
      </w:ins>
      <w:ins w:id="51" w:author="Fox, Ashley" w:date="2020-11-13T19:24:00Z">
        <w:r w:rsidRPr="00CE0ADE">
          <w:rPr>
            <w:rFonts w:ascii="Times New Roman" w:hAnsi="Times New Roman" w:cs="Times New Roman"/>
            <w:color w:val="0070C0"/>
            <w:sz w:val="24"/>
            <w:szCs w:val="24"/>
          </w:rPr>
          <w:t xml:space="preserve"> trying to </w:t>
        </w:r>
        <w:proofErr w:type="spellStart"/>
        <w:r w:rsidRPr="00CE0ADE">
          <w:rPr>
            <w:rFonts w:ascii="Times New Roman" w:hAnsi="Times New Roman" w:cs="Times New Roman"/>
            <w:color w:val="0070C0"/>
            <w:sz w:val="24"/>
            <w:szCs w:val="24"/>
          </w:rPr>
          <w:t>suss</w:t>
        </w:r>
        <w:proofErr w:type="spellEnd"/>
        <w:r w:rsidRPr="00CE0ADE">
          <w:rPr>
            <w:rFonts w:ascii="Times New Roman" w:hAnsi="Times New Roman" w:cs="Times New Roman"/>
            <w:color w:val="0070C0"/>
            <w:sz w:val="24"/>
            <w:szCs w:val="24"/>
          </w:rPr>
          <w:t xml:space="preserve"> out the relative importance of media consumption, media </w:t>
        </w:r>
      </w:ins>
      <w:ins w:id="52" w:author="Fox, Ashley" w:date="2020-11-13T19:25:00Z">
        <w:r w:rsidRPr="00CE0ADE">
          <w:rPr>
            <w:rFonts w:ascii="Times New Roman" w:hAnsi="Times New Roman" w:cs="Times New Roman"/>
            <w:color w:val="0070C0"/>
            <w:sz w:val="24"/>
            <w:szCs w:val="24"/>
          </w:rPr>
          <w:t>“bubbles”</w:t>
        </w:r>
      </w:ins>
      <w:ins w:id="53" w:author="Fox, Ashley" w:date="2020-11-13T19:24:00Z">
        <w:r w:rsidRPr="00CE0ADE">
          <w:rPr>
            <w:rFonts w:ascii="Times New Roman" w:hAnsi="Times New Roman" w:cs="Times New Roman"/>
            <w:color w:val="0070C0"/>
            <w:sz w:val="24"/>
            <w:szCs w:val="24"/>
          </w:rPr>
          <w:t xml:space="preserve">, </w:t>
        </w:r>
      </w:ins>
      <w:ins w:id="54" w:author="Fox, Ashley" w:date="2020-11-13T19:29:00Z">
        <w:r w:rsidR="00BC6A21" w:rsidRPr="00CE0ADE">
          <w:rPr>
            <w:rFonts w:ascii="Times New Roman" w:hAnsi="Times New Roman" w:cs="Times New Roman"/>
            <w:color w:val="0070C0"/>
            <w:sz w:val="24"/>
            <w:szCs w:val="24"/>
          </w:rPr>
          <w:t xml:space="preserve">and </w:t>
        </w:r>
      </w:ins>
      <w:ins w:id="55" w:author="Fox, Ashley" w:date="2020-11-13T19:24:00Z">
        <w:r w:rsidRPr="00CE0ADE">
          <w:rPr>
            <w:rFonts w:ascii="Times New Roman" w:hAnsi="Times New Roman" w:cs="Times New Roman"/>
            <w:color w:val="0070C0"/>
            <w:sz w:val="24"/>
            <w:szCs w:val="24"/>
          </w:rPr>
          <w:t>ideology/party id</w:t>
        </w:r>
      </w:ins>
      <w:ins w:id="56" w:author="Fox, Ashley" w:date="2020-11-13T19:29:00Z">
        <w:r w:rsidR="00BC6A21" w:rsidRPr="00CE0ADE">
          <w:rPr>
            <w:rFonts w:ascii="Times New Roman" w:hAnsi="Times New Roman" w:cs="Times New Roman"/>
            <w:color w:val="0070C0"/>
            <w:sz w:val="24"/>
            <w:szCs w:val="24"/>
          </w:rPr>
          <w:t>/support for Pres Trump</w:t>
        </w:r>
      </w:ins>
      <w:ins w:id="57" w:author="Fox, Ashley" w:date="2020-11-13T19:30:00Z">
        <w:r w:rsidR="00BC6A21" w:rsidRPr="00CE0ADE">
          <w:rPr>
            <w:rFonts w:ascii="Times New Roman" w:hAnsi="Times New Roman" w:cs="Times New Roman"/>
            <w:color w:val="0070C0"/>
            <w:sz w:val="24"/>
            <w:szCs w:val="24"/>
          </w:rPr>
          <w:t xml:space="preserve"> on people’s health behaviors in a politicized pandemic. </w:t>
        </w:r>
        <w:proofErr w:type="gramStart"/>
        <w:r w:rsidR="00BC6A21" w:rsidRPr="00CE0ADE">
          <w:rPr>
            <w:rFonts w:ascii="Times New Roman" w:hAnsi="Times New Roman" w:cs="Times New Roman"/>
            <w:color w:val="0070C0"/>
            <w:sz w:val="24"/>
            <w:szCs w:val="24"/>
          </w:rPr>
          <w:t>I’m</w:t>
        </w:r>
        <w:proofErr w:type="gramEnd"/>
        <w:r w:rsidR="00BC6A21" w:rsidRPr="00CE0ADE">
          <w:rPr>
            <w:rFonts w:ascii="Times New Roman" w:hAnsi="Times New Roman" w:cs="Times New Roman"/>
            <w:color w:val="0070C0"/>
            <w:sz w:val="24"/>
            <w:szCs w:val="24"/>
          </w:rPr>
          <w:t xml:space="preserve"> not sure we can successfully tease th</w:t>
        </w:r>
      </w:ins>
      <w:ins w:id="58" w:author="Fox, Ashley" w:date="2020-11-13T19:31:00Z">
        <w:r w:rsidR="00BC6A21" w:rsidRPr="00CE0ADE">
          <w:rPr>
            <w:rFonts w:ascii="Times New Roman" w:hAnsi="Times New Roman" w:cs="Times New Roman"/>
            <w:color w:val="0070C0"/>
            <w:sz w:val="24"/>
            <w:szCs w:val="24"/>
          </w:rPr>
          <w:t xml:space="preserve">ese apart, but </w:t>
        </w:r>
      </w:ins>
      <w:ins w:id="59" w:author="Fox, Ashley" w:date="2020-11-13T19:43:00Z">
        <w:r w:rsidR="00943F30" w:rsidRPr="00CE0ADE">
          <w:rPr>
            <w:rFonts w:ascii="Times New Roman" w:hAnsi="Times New Roman" w:cs="Times New Roman"/>
            <w:color w:val="0070C0"/>
            <w:sz w:val="24"/>
            <w:szCs w:val="24"/>
          </w:rPr>
          <w:t>I do think it is interesting that we find that regar</w:t>
        </w:r>
      </w:ins>
      <w:ins w:id="60" w:author="Fox, Ashley" w:date="2020-11-13T19:44:00Z">
        <w:r w:rsidR="00943F30" w:rsidRPr="00CE0ADE">
          <w:rPr>
            <w:rFonts w:ascii="Times New Roman" w:hAnsi="Times New Roman" w:cs="Times New Roman"/>
            <w:color w:val="0070C0"/>
            <w:sz w:val="24"/>
            <w:szCs w:val="24"/>
          </w:rPr>
          <w:t>dless of which networks you</w:t>
        </w:r>
      </w:ins>
      <w:ins w:id="61" w:author="Fox, Ashley" w:date="2020-11-13T19:49:00Z">
        <w:r w:rsidR="008A002C" w:rsidRPr="00CE0ADE">
          <w:rPr>
            <w:rFonts w:ascii="Times New Roman" w:hAnsi="Times New Roman" w:cs="Times New Roman"/>
            <w:color w:val="0070C0"/>
            <w:sz w:val="24"/>
            <w:szCs w:val="24"/>
          </w:rPr>
          <w:t xml:space="preserve"> watch,</w:t>
        </w:r>
      </w:ins>
      <w:ins w:id="62" w:author="Fox, Ashley" w:date="2020-11-13T19:44:00Z">
        <w:r w:rsidR="00943F30" w:rsidRPr="00CE0ADE">
          <w:rPr>
            <w:rFonts w:ascii="Times New Roman" w:hAnsi="Times New Roman" w:cs="Times New Roman"/>
            <w:color w:val="0070C0"/>
            <w:sz w:val="24"/>
            <w:szCs w:val="24"/>
          </w:rPr>
          <w:t xml:space="preserve"> consuming more</w:t>
        </w:r>
      </w:ins>
      <w:ins w:id="63" w:author="Fox, Ashley" w:date="2020-11-13T19:49:00Z">
        <w:r w:rsidR="008A002C" w:rsidRPr="00CE0ADE">
          <w:rPr>
            <w:rFonts w:ascii="Times New Roman" w:hAnsi="Times New Roman" w:cs="Times New Roman"/>
            <w:color w:val="0070C0"/>
            <w:sz w:val="24"/>
            <w:szCs w:val="24"/>
          </w:rPr>
          <w:t xml:space="preserve"> media</w:t>
        </w:r>
      </w:ins>
      <w:ins w:id="64" w:author="Fox, Ashley" w:date="2020-11-13T19:44:00Z">
        <w:r w:rsidR="00943F30" w:rsidRPr="00CE0ADE">
          <w:rPr>
            <w:rFonts w:ascii="Times New Roman" w:hAnsi="Times New Roman" w:cs="Times New Roman"/>
            <w:color w:val="0070C0"/>
            <w:sz w:val="24"/>
            <w:szCs w:val="24"/>
          </w:rPr>
          <w:t xml:space="preserve"> seems to make people more </w:t>
        </w:r>
      </w:ins>
      <w:ins w:id="65" w:author="Fox, Ashley" w:date="2020-11-13T19:49:00Z">
        <w:r w:rsidR="008A002C" w:rsidRPr="00CE0ADE">
          <w:rPr>
            <w:rFonts w:ascii="Times New Roman" w:hAnsi="Times New Roman" w:cs="Times New Roman"/>
            <w:color w:val="0070C0"/>
            <w:sz w:val="24"/>
            <w:szCs w:val="24"/>
          </w:rPr>
          <w:t>worried</w:t>
        </w:r>
      </w:ins>
      <w:ins w:id="66" w:author="Fox, Ashley" w:date="2020-11-13T19:44:00Z">
        <w:r w:rsidR="00943F30" w:rsidRPr="00CE0ADE">
          <w:rPr>
            <w:rFonts w:ascii="Times New Roman" w:hAnsi="Times New Roman" w:cs="Times New Roman"/>
            <w:color w:val="0070C0"/>
            <w:sz w:val="24"/>
            <w:szCs w:val="24"/>
          </w:rPr>
          <w:t xml:space="preserve"> and follow guidelines</w:t>
        </w:r>
      </w:ins>
      <w:ins w:id="67" w:author="Fox, Ashley" w:date="2020-11-13T19:49:00Z">
        <w:r w:rsidR="008A002C" w:rsidRPr="00CE0ADE">
          <w:rPr>
            <w:rFonts w:ascii="Times New Roman" w:hAnsi="Times New Roman" w:cs="Times New Roman"/>
            <w:color w:val="0070C0"/>
            <w:sz w:val="24"/>
            <w:szCs w:val="24"/>
          </w:rPr>
          <w:t xml:space="preserve"> (maybe w</w:t>
        </w:r>
      </w:ins>
      <w:ins w:id="68" w:author="Fox, Ashley" w:date="2020-11-13T19:50:00Z">
        <w:r w:rsidR="008A002C" w:rsidRPr="00CE0ADE">
          <w:rPr>
            <w:rFonts w:ascii="Times New Roman" w:hAnsi="Times New Roman" w:cs="Times New Roman"/>
            <w:color w:val="0070C0"/>
            <w:sz w:val="24"/>
            <w:szCs w:val="24"/>
          </w:rPr>
          <w:t>orry should be another outcome rather than a covariate?)</w:t>
        </w:r>
      </w:ins>
      <w:ins w:id="69" w:author="Fox, Ashley" w:date="2020-11-13T19:44:00Z">
        <w:r w:rsidR="00943F30" w:rsidRPr="00CE0ADE">
          <w:rPr>
            <w:rFonts w:ascii="Times New Roman" w:hAnsi="Times New Roman" w:cs="Times New Roman"/>
            <w:color w:val="0070C0"/>
            <w:sz w:val="24"/>
            <w:szCs w:val="24"/>
          </w:rPr>
          <w:t xml:space="preserve">. </w:t>
        </w:r>
      </w:ins>
      <w:ins w:id="70" w:author="Fox, Ashley" w:date="2020-11-13T19:50:00Z">
        <w:r w:rsidR="008A002C" w:rsidRPr="00CE0ADE">
          <w:rPr>
            <w:rFonts w:ascii="Times New Roman" w:hAnsi="Times New Roman" w:cs="Times New Roman"/>
            <w:color w:val="0070C0"/>
            <w:sz w:val="24"/>
            <w:szCs w:val="24"/>
          </w:rPr>
          <w:t>And if you look at the relative magnitude of effects, consuming m</w:t>
        </w:r>
      </w:ins>
      <w:ins w:id="71" w:author="Fox, Ashley" w:date="2020-11-13T19:51:00Z">
        <w:r w:rsidR="008A002C" w:rsidRPr="00CE0ADE">
          <w:rPr>
            <w:rFonts w:ascii="Times New Roman" w:hAnsi="Times New Roman" w:cs="Times New Roman"/>
            <w:color w:val="0070C0"/>
            <w:sz w:val="24"/>
            <w:szCs w:val="24"/>
          </w:rPr>
          <w:t xml:space="preserve">ore media has a stronger effect than ideology. I think we could do the analysis a little differently to tease this out. I think we should interact Fox News watching with </w:t>
        </w:r>
      </w:ins>
      <w:ins w:id="72" w:author="Fox, Ashley" w:date="2020-11-13T19:53:00Z">
        <w:r w:rsidR="008A002C" w:rsidRPr="00CE0ADE">
          <w:rPr>
            <w:rFonts w:ascii="Times New Roman" w:hAnsi="Times New Roman" w:cs="Times New Roman"/>
            <w:color w:val="0070C0"/>
            <w:sz w:val="24"/>
            <w:szCs w:val="24"/>
          </w:rPr>
          <w:t xml:space="preserve">the </w:t>
        </w:r>
      </w:ins>
      <w:ins w:id="73" w:author="Fox, Ashley" w:date="2020-11-13T19:51:00Z">
        <w:r w:rsidR="008A002C" w:rsidRPr="00CE0ADE">
          <w:rPr>
            <w:rFonts w:ascii="Times New Roman" w:hAnsi="Times New Roman" w:cs="Times New Roman"/>
            <w:color w:val="0070C0"/>
            <w:sz w:val="24"/>
            <w:szCs w:val="24"/>
          </w:rPr>
          <w:t>amount of media consumption</w:t>
        </w:r>
      </w:ins>
      <w:ins w:id="74" w:author="Fox, Ashley" w:date="2020-11-13T19:52:00Z">
        <w:r w:rsidR="008A002C" w:rsidRPr="00CE0ADE">
          <w:rPr>
            <w:rFonts w:ascii="Times New Roman" w:hAnsi="Times New Roman" w:cs="Times New Roman"/>
            <w:color w:val="0070C0"/>
            <w:sz w:val="24"/>
            <w:szCs w:val="24"/>
          </w:rPr>
          <w:t>. Also, could we measure support for Donald Trump somehow (maybe based on having voted for him in 201</w:t>
        </w:r>
      </w:ins>
      <w:ins w:id="75" w:author="Fox, Ashley" w:date="2020-11-13T19:53:00Z">
        <w:r w:rsidR="008A002C" w:rsidRPr="00CE0ADE">
          <w:rPr>
            <w:rFonts w:ascii="Times New Roman" w:hAnsi="Times New Roman" w:cs="Times New Roman"/>
            <w:color w:val="0070C0"/>
            <w:sz w:val="24"/>
            <w:szCs w:val="24"/>
          </w:rPr>
          <w:t>6</w:t>
        </w:r>
      </w:ins>
      <w:ins w:id="76" w:author="Fox, Ashley" w:date="2020-11-13T19:52:00Z">
        <w:r w:rsidR="008A002C" w:rsidRPr="00CE0ADE">
          <w:rPr>
            <w:rFonts w:ascii="Times New Roman" w:hAnsi="Times New Roman" w:cs="Times New Roman"/>
            <w:color w:val="0070C0"/>
            <w:sz w:val="24"/>
            <w:szCs w:val="24"/>
          </w:rPr>
          <w:t xml:space="preserve">)? </w:t>
        </w:r>
      </w:ins>
      <w:ins w:id="77" w:author="Fox, Ashley" w:date="2020-11-13T19:53:00Z">
        <w:r w:rsidR="008A002C" w:rsidRPr="00CE0ADE">
          <w:rPr>
            <w:rFonts w:ascii="Times New Roman" w:hAnsi="Times New Roman" w:cs="Times New Roman"/>
            <w:color w:val="0070C0"/>
            <w:sz w:val="24"/>
            <w:szCs w:val="24"/>
          </w:rPr>
          <w:t xml:space="preserve"> </w:t>
        </w:r>
      </w:ins>
      <w:ins w:id="78" w:author="Fox, Ashley" w:date="2020-11-13T19:54:00Z">
        <w:r w:rsidR="008A002C" w:rsidRPr="00CE0ADE">
          <w:rPr>
            <w:rFonts w:ascii="Times New Roman" w:hAnsi="Times New Roman" w:cs="Times New Roman"/>
            <w:color w:val="0070C0"/>
            <w:sz w:val="24"/>
            <w:szCs w:val="24"/>
          </w:rPr>
          <w:t xml:space="preserve">The other variable that seems to be missing here is other </w:t>
        </w:r>
      </w:ins>
      <w:ins w:id="79" w:author="Fox, Ashley" w:date="2020-11-13T19:55:00Z">
        <w:r w:rsidR="008A002C" w:rsidRPr="00CE0ADE">
          <w:rPr>
            <w:rFonts w:ascii="Times New Roman" w:hAnsi="Times New Roman" w:cs="Times New Roman"/>
            <w:color w:val="0070C0"/>
            <w:sz w:val="24"/>
            <w:szCs w:val="24"/>
          </w:rPr>
          <w:t>forms of media consumption (particularly social media). Are people who get their inf</w:t>
        </w:r>
      </w:ins>
      <w:ins w:id="80" w:author="Fox, Ashley" w:date="2020-11-13T19:56:00Z">
        <w:r w:rsidR="008A002C" w:rsidRPr="00CE0ADE">
          <w:rPr>
            <w:rFonts w:ascii="Times New Roman" w:hAnsi="Times New Roman" w:cs="Times New Roman"/>
            <w:color w:val="0070C0"/>
            <w:sz w:val="24"/>
            <w:szCs w:val="24"/>
          </w:rPr>
          <w:t xml:space="preserve">o from social media less likely to </w:t>
        </w:r>
      </w:ins>
      <w:ins w:id="81" w:author="Fox, Ashley" w:date="2020-11-13T19:57:00Z">
        <w:r w:rsidR="008A002C" w:rsidRPr="00CE0ADE">
          <w:rPr>
            <w:rFonts w:ascii="Times New Roman" w:hAnsi="Times New Roman" w:cs="Times New Roman"/>
            <w:color w:val="0070C0"/>
            <w:sz w:val="24"/>
            <w:szCs w:val="24"/>
          </w:rPr>
          <w:t xml:space="preserve">SD and support FC? </w:t>
        </w:r>
      </w:ins>
    </w:p>
    <w:p w14:paraId="3FE778FE" w14:textId="56E64FC6" w:rsidR="008A002C" w:rsidRPr="00CE0ADE" w:rsidRDefault="008A002C" w:rsidP="001B2670">
      <w:pPr>
        <w:spacing w:after="160" w:line="480" w:lineRule="auto"/>
        <w:ind w:firstLine="317"/>
        <w:rPr>
          <w:ins w:id="82" w:author="Fox, Ashley" w:date="2020-11-13T19:25:00Z"/>
          <w:rFonts w:ascii="Times New Roman" w:hAnsi="Times New Roman" w:cs="Times New Roman"/>
          <w:color w:val="0070C0"/>
          <w:sz w:val="24"/>
          <w:szCs w:val="24"/>
        </w:rPr>
      </w:pPr>
      <w:ins w:id="83" w:author="Fox, Ashley" w:date="2020-11-13T19:54:00Z">
        <w:r w:rsidRPr="00CE0ADE">
          <w:rPr>
            <w:rFonts w:ascii="Times New Roman" w:hAnsi="Times New Roman" w:cs="Times New Roman"/>
            <w:color w:val="0070C0"/>
            <w:sz w:val="24"/>
            <w:szCs w:val="24"/>
          </w:rPr>
          <w:t xml:space="preserve">Could we also look at “myths” about the cause of </w:t>
        </w:r>
      </w:ins>
      <w:ins w:id="84" w:author="Fox, Ashley" w:date="2020-11-13T19:55:00Z">
        <w:r w:rsidRPr="00CE0ADE">
          <w:rPr>
            <w:rFonts w:ascii="Times New Roman" w:hAnsi="Times New Roman" w:cs="Times New Roman"/>
            <w:color w:val="0070C0"/>
            <w:sz w:val="24"/>
            <w:szCs w:val="24"/>
          </w:rPr>
          <w:t>the virus</w:t>
        </w:r>
      </w:ins>
      <w:ins w:id="85" w:author="Fox, Ashley" w:date="2020-11-13T19:57:00Z">
        <w:r w:rsidR="006D221E" w:rsidRPr="00CE0ADE">
          <w:rPr>
            <w:rFonts w:ascii="Times New Roman" w:hAnsi="Times New Roman" w:cs="Times New Roman"/>
            <w:color w:val="0070C0"/>
            <w:sz w:val="24"/>
            <w:szCs w:val="24"/>
          </w:rPr>
          <w:t xml:space="preserve"> and see if that correlates with type of media consumed/media outlets as another outcome potentially?</w:t>
        </w:r>
      </w:ins>
    </w:p>
    <w:p w14:paraId="5BC82805" w14:textId="285BBE3D" w:rsidR="00946614" w:rsidRPr="00CE0ADE" w:rsidRDefault="00946614" w:rsidP="001B2670">
      <w:pPr>
        <w:spacing w:after="160" w:line="480" w:lineRule="auto"/>
        <w:ind w:firstLine="317"/>
        <w:rPr>
          <w:ins w:id="86" w:author="Fox, Ashley" w:date="2020-11-13T19:25:00Z"/>
          <w:rFonts w:ascii="Times New Roman" w:hAnsi="Times New Roman" w:cs="Times New Roman"/>
          <w:color w:val="0070C0"/>
          <w:sz w:val="24"/>
          <w:szCs w:val="24"/>
        </w:rPr>
      </w:pPr>
      <w:ins w:id="87" w:author="Fox, Ashley" w:date="2020-11-13T19:25:00Z">
        <w:r w:rsidRPr="00CE0ADE">
          <w:rPr>
            <w:rFonts w:ascii="Times New Roman" w:hAnsi="Times New Roman" w:cs="Times New Roman"/>
            <w:color w:val="0070C0"/>
            <w:sz w:val="24"/>
            <w:szCs w:val="24"/>
          </w:rPr>
          <w:t xml:space="preserve">Key theoretical motivations: </w:t>
        </w:r>
      </w:ins>
    </w:p>
    <w:p w14:paraId="629DED85" w14:textId="094B50F7" w:rsidR="00946614" w:rsidRPr="00CE0ADE" w:rsidRDefault="00946614" w:rsidP="00946614">
      <w:pPr>
        <w:pStyle w:val="ListParagraph"/>
        <w:numPr>
          <w:ilvl w:val="0"/>
          <w:numId w:val="16"/>
        </w:numPr>
        <w:spacing w:after="160" w:line="480" w:lineRule="auto"/>
        <w:rPr>
          <w:ins w:id="88" w:author="Fox, Ashley" w:date="2020-11-13T19:57:00Z"/>
          <w:rFonts w:ascii="Times New Roman" w:hAnsi="Times New Roman" w:cs="Times New Roman"/>
          <w:color w:val="0070C0"/>
          <w:sz w:val="24"/>
          <w:szCs w:val="24"/>
        </w:rPr>
      </w:pPr>
      <w:ins w:id="89" w:author="Fox, Ashley" w:date="2020-11-13T19:25:00Z">
        <w:r w:rsidRPr="00CE0ADE">
          <w:rPr>
            <w:rFonts w:ascii="Times New Roman" w:hAnsi="Times New Roman" w:cs="Times New Roman"/>
            <w:color w:val="0070C0"/>
            <w:sz w:val="24"/>
            <w:szCs w:val="24"/>
          </w:rPr>
          <w:t xml:space="preserve">Free media is </w:t>
        </w:r>
      </w:ins>
      <w:ins w:id="90" w:author="Fox, Ashley" w:date="2020-11-13T19:26:00Z">
        <w:r w:rsidRPr="00CE0ADE">
          <w:rPr>
            <w:rFonts w:ascii="Times New Roman" w:hAnsi="Times New Roman" w:cs="Times New Roman"/>
            <w:color w:val="0070C0"/>
            <w:sz w:val="24"/>
            <w:szCs w:val="24"/>
          </w:rPr>
          <w:t xml:space="preserve">a cornerstone of democracy (watchdog of government), but has our degree of </w:t>
        </w:r>
        <w:r w:rsidR="00BC6A21" w:rsidRPr="00CE0ADE">
          <w:rPr>
            <w:rFonts w:ascii="Times New Roman" w:hAnsi="Times New Roman" w:cs="Times New Roman"/>
            <w:color w:val="0070C0"/>
            <w:sz w:val="24"/>
            <w:szCs w:val="24"/>
          </w:rPr>
          <w:t xml:space="preserve">media </w:t>
        </w:r>
        <w:r w:rsidRPr="00CE0ADE">
          <w:rPr>
            <w:rFonts w:ascii="Times New Roman" w:hAnsi="Times New Roman" w:cs="Times New Roman"/>
            <w:color w:val="0070C0"/>
            <w:sz w:val="24"/>
            <w:szCs w:val="24"/>
          </w:rPr>
          <w:t xml:space="preserve">polarization undermined its informational role? </w:t>
        </w:r>
        <w:r w:rsidR="00BC6A21" w:rsidRPr="00CE0ADE">
          <w:rPr>
            <w:rFonts w:ascii="Times New Roman" w:hAnsi="Times New Roman" w:cs="Times New Roman"/>
            <w:color w:val="0070C0"/>
            <w:sz w:val="24"/>
            <w:szCs w:val="24"/>
          </w:rPr>
          <w:t xml:space="preserve">How do we get </w:t>
        </w:r>
      </w:ins>
      <w:ins w:id="91" w:author="Fox, Ashley" w:date="2020-11-13T19:27:00Z">
        <w:r w:rsidR="00BC6A21" w:rsidRPr="00CE0ADE">
          <w:rPr>
            <w:rFonts w:ascii="Times New Roman" w:hAnsi="Times New Roman" w:cs="Times New Roman"/>
            <w:color w:val="0070C0"/>
            <w:sz w:val="24"/>
            <w:szCs w:val="24"/>
          </w:rPr>
          <w:t>“</w:t>
        </w:r>
      </w:ins>
      <w:ins w:id="92" w:author="Fox, Ashley" w:date="2020-11-13T19:26:00Z">
        <w:r w:rsidR="00BC6A21" w:rsidRPr="00CE0ADE">
          <w:rPr>
            <w:rFonts w:ascii="Times New Roman" w:hAnsi="Times New Roman" w:cs="Times New Roman"/>
            <w:color w:val="0070C0"/>
            <w:sz w:val="24"/>
            <w:szCs w:val="24"/>
          </w:rPr>
          <w:t>factual</w:t>
        </w:r>
      </w:ins>
      <w:ins w:id="93" w:author="Fox, Ashley" w:date="2020-11-13T19:27:00Z">
        <w:r w:rsidR="00BC6A21" w:rsidRPr="00CE0ADE">
          <w:rPr>
            <w:rFonts w:ascii="Times New Roman" w:hAnsi="Times New Roman" w:cs="Times New Roman"/>
            <w:color w:val="0070C0"/>
            <w:sz w:val="24"/>
            <w:szCs w:val="24"/>
          </w:rPr>
          <w:t xml:space="preserve">” </w:t>
        </w:r>
      </w:ins>
      <w:ins w:id="94" w:author="Fox, Ashley" w:date="2020-11-13T19:54:00Z">
        <w:r w:rsidR="008A002C" w:rsidRPr="00CE0ADE">
          <w:rPr>
            <w:rFonts w:ascii="Times New Roman" w:hAnsi="Times New Roman" w:cs="Times New Roman"/>
            <w:color w:val="0070C0"/>
            <w:sz w:val="24"/>
            <w:szCs w:val="24"/>
          </w:rPr>
          <w:t xml:space="preserve">information from the media </w:t>
        </w:r>
      </w:ins>
      <w:ins w:id="95" w:author="Fox, Ashley" w:date="2020-11-13T19:27:00Z">
        <w:r w:rsidR="00BC6A21" w:rsidRPr="00CE0ADE">
          <w:rPr>
            <w:rFonts w:ascii="Times New Roman" w:hAnsi="Times New Roman" w:cs="Times New Roman"/>
            <w:color w:val="0070C0"/>
            <w:sz w:val="24"/>
            <w:szCs w:val="24"/>
          </w:rPr>
          <w:t xml:space="preserve">when different media outlets are giving conflicting accounts? Is the media still a trusted/venerated </w:t>
        </w:r>
      </w:ins>
      <w:ins w:id="96" w:author="Fox, Ashley" w:date="2020-11-13T19:28:00Z">
        <w:r w:rsidR="00BC6A21" w:rsidRPr="00CE0ADE">
          <w:rPr>
            <w:rFonts w:ascii="Times New Roman" w:hAnsi="Times New Roman" w:cs="Times New Roman"/>
            <w:color w:val="0070C0"/>
            <w:sz w:val="24"/>
            <w:szCs w:val="24"/>
          </w:rPr>
          <w:t xml:space="preserve">institution or is it perceived as </w:t>
        </w:r>
      </w:ins>
      <w:ins w:id="97" w:author="Fox, Ashley" w:date="2020-11-13T19:57:00Z">
        <w:r w:rsidR="006D221E" w:rsidRPr="00CE0ADE">
          <w:rPr>
            <w:rFonts w:ascii="Times New Roman" w:hAnsi="Times New Roman" w:cs="Times New Roman"/>
            <w:color w:val="0070C0"/>
            <w:sz w:val="24"/>
            <w:szCs w:val="24"/>
          </w:rPr>
          <w:t>“fake news</w:t>
        </w:r>
        <w:proofErr w:type="gramStart"/>
        <w:r w:rsidR="006D221E" w:rsidRPr="00CE0ADE">
          <w:rPr>
            <w:rFonts w:ascii="Times New Roman" w:hAnsi="Times New Roman" w:cs="Times New Roman"/>
            <w:color w:val="0070C0"/>
            <w:sz w:val="24"/>
            <w:szCs w:val="24"/>
          </w:rPr>
          <w:t>”.</w:t>
        </w:r>
        <w:proofErr w:type="gramEnd"/>
        <w:r w:rsidR="006D221E" w:rsidRPr="00CE0ADE">
          <w:rPr>
            <w:rFonts w:ascii="Times New Roman" w:hAnsi="Times New Roman" w:cs="Times New Roman"/>
            <w:color w:val="0070C0"/>
            <w:sz w:val="24"/>
            <w:szCs w:val="24"/>
          </w:rPr>
          <w:t xml:space="preserve"> </w:t>
        </w:r>
      </w:ins>
    </w:p>
    <w:p w14:paraId="77C042D4" w14:textId="0A951581" w:rsidR="006D221E" w:rsidRPr="005439E6" w:rsidRDefault="006D221E" w:rsidP="005439E6">
      <w:pPr>
        <w:pStyle w:val="ListParagraph"/>
        <w:numPr>
          <w:ilvl w:val="0"/>
          <w:numId w:val="16"/>
        </w:numPr>
        <w:spacing w:after="160" w:line="480" w:lineRule="auto"/>
        <w:rPr>
          <w:ins w:id="98" w:author="Fox, Ashley" w:date="2020-11-13T20:08:00Z"/>
          <w:rFonts w:ascii="Times New Roman" w:hAnsi="Times New Roman" w:cs="Times New Roman"/>
          <w:color w:val="0070C0"/>
          <w:sz w:val="24"/>
          <w:szCs w:val="24"/>
        </w:rPr>
      </w:pPr>
      <w:ins w:id="99" w:author="Fox, Ashley" w:date="2020-11-13T19:58:00Z">
        <w:r w:rsidRPr="00CE0ADE">
          <w:rPr>
            <w:rFonts w:ascii="Times New Roman" w:hAnsi="Times New Roman" w:cs="Times New Roman"/>
            <w:color w:val="0070C0"/>
            <w:sz w:val="24"/>
            <w:szCs w:val="24"/>
          </w:rPr>
          <w:t>Ideology and disea</w:t>
        </w:r>
      </w:ins>
      <w:ins w:id="100" w:author="Fox, Ashley" w:date="2020-11-13T20:01:00Z">
        <w:r w:rsidRPr="00CE0ADE">
          <w:rPr>
            <w:rFonts w:ascii="Times New Roman" w:hAnsi="Times New Roman" w:cs="Times New Roman"/>
            <w:color w:val="0070C0"/>
            <w:sz w:val="24"/>
            <w:szCs w:val="24"/>
          </w:rPr>
          <w:t>s</w:t>
        </w:r>
      </w:ins>
      <w:ins w:id="101" w:author="Fox, Ashley" w:date="2020-11-13T19:58:00Z">
        <w:r w:rsidRPr="00CE0ADE">
          <w:rPr>
            <w:rFonts w:ascii="Times New Roman" w:hAnsi="Times New Roman" w:cs="Times New Roman"/>
            <w:color w:val="0070C0"/>
            <w:sz w:val="24"/>
            <w:szCs w:val="24"/>
          </w:rPr>
          <w:t>e pol</w:t>
        </w:r>
      </w:ins>
      <w:ins w:id="102" w:author="Fox, Ashley" w:date="2020-11-13T20:03:00Z">
        <w:r w:rsidRPr="00CE0ADE">
          <w:rPr>
            <w:rFonts w:ascii="Times New Roman" w:hAnsi="Times New Roman" w:cs="Times New Roman"/>
            <w:color w:val="0070C0"/>
            <w:sz w:val="24"/>
            <w:szCs w:val="24"/>
          </w:rPr>
          <w:t>iticization</w:t>
        </w:r>
      </w:ins>
      <w:ins w:id="103" w:author="Fox, Ashley" w:date="2020-11-13T20:01:00Z">
        <w:r w:rsidRPr="00CE0ADE">
          <w:rPr>
            <w:rFonts w:ascii="Times New Roman" w:hAnsi="Times New Roman" w:cs="Times New Roman"/>
            <w:color w:val="0070C0"/>
            <w:sz w:val="24"/>
            <w:szCs w:val="24"/>
          </w:rPr>
          <w:t xml:space="preserve"> – research </w:t>
        </w:r>
        <w:proofErr w:type="gramStart"/>
        <w:r w:rsidRPr="00CE0ADE">
          <w:rPr>
            <w:rFonts w:ascii="Times New Roman" w:hAnsi="Times New Roman" w:cs="Times New Roman"/>
            <w:color w:val="0070C0"/>
            <w:sz w:val="24"/>
            <w:szCs w:val="24"/>
          </w:rPr>
          <w:t>finds</w:t>
        </w:r>
        <w:proofErr w:type="gramEnd"/>
        <w:r w:rsidRPr="00CE0ADE">
          <w:rPr>
            <w:rFonts w:ascii="Times New Roman" w:hAnsi="Times New Roman" w:cs="Times New Roman"/>
            <w:color w:val="0070C0"/>
            <w:sz w:val="24"/>
            <w:szCs w:val="24"/>
          </w:rPr>
          <w:t xml:space="preserve"> that people generally believe experts when it comes </w:t>
        </w:r>
      </w:ins>
      <w:ins w:id="104" w:author="Fox, Ashley" w:date="2020-11-13T20:02:00Z">
        <w:r w:rsidRPr="00CE0ADE">
          <w:rPr>
            <w:rFonts w:ascii="Times New Roman" w:hAnsi="Times New Roman" w:cs="Times New Roman"/>
            <w:color w:val="0070C0"/>
            <w:sz w:val="24"/>
            <w:szCs w:val="24"/>
          </w:rPr>
          <w:t xml:space="preserve">to health risks, except when the issue environment becomes </w:t>
        </w:r>
      </w:ins>
      <w:ins w:id="105" w:author="Fox, Ashley" w:date="2020-11-13T20:03:00Z">
        <w:r w:rsidRPr="00CE0ADE">
          <w:rPr>
            <w:rFonts w:ascii="Times New Roman" w:hAnsi="Times New Roman" w:cs="Times New Roman"/>
            <w:color w:val="0070C0"/>
            <w:sz w:val="24"/>
            <w:szCs w:val="24"/>
          </w:rPr>
          <w:t xml:space="preserve">politicized. In </w:t>
        </w:r>
        <w:r w:rsidRPr="00CE0ADE">
          <w:rPr>
            <w:rFonts w:ascii="Times New Roman" w:hAnsi="Times New Roman" w:cs="Times New Roman"/>
            <w:color w:val="0070C0"/>
            <w:sz w:val="24"/>
            <w:szCs w:val="24"/>
          </w:rPr>
          <w:lastRenderedPageBreak/>
          <w:t xml:space="preserve">those instances, people engage in motivated reasoning. We would therefore expect </w:t>
        </w:r>
      </w:ins>
      <w:ins w:id="106" w:author="Fox, Ashley" w:date="2020-11-13T20:04:00Z">
        <w:r w:rsidRPr="00CE0ADE">
          <w:rPr>
            <w:rFonts w:ascii="Times New Roman" w:hAnsi="Times New Roman" w:cs="Times New Roman"/>
            <w:color w:val="0070C0"/>
            <w:sz w:val="24"/>
            <w:szCs w:val="24"/>
          </w:rPr>
          <w:t>high consumers of media in different “bubbles” to have sharply differing views (</w:t>
        </w:r>
        <w:proofErr w:type="gramStart"/>
        <w:r w:rsidRPr="00CE0ADE">
          <w:rPr>
            <w:rFonts w:ascii="Times New Roman" w:hAnsi="Times New Roman" w:cs="Times New Roman"/>
            <w:color w:val="0070C0"/>
            <w:sz w:val="24"/>
            <w:szCs w:val="24"/>
          </w:rPr>
          <w:t>what’s</w:t>
        </w:r>
        <w:proofErr w:type="gramEnd"/>
        <w:r w:rsidRPr="00CE0ADE">
          <w:rPr>
            <w:rFonts w:ascii="Times New Roman" w:hAnsi="Times New Roman" w:cs="Times New Roman"/>
            <w:color w:val="0070C0"/>
            <w:sz w:val="24"/>
            <w:szCs w:val="24"/>
          </w:rPr>
          <w:t xml:space="preserve"> interesting is that this is not what we find). </w:t>
        </w:r>
      </w:ins>
      <w:ins w:id="107" w:author="Fox, Ashley" w:date="2020-11-13T20:08:00Z">
        <w:r w:rsidRPr="00CE0ADE">
          <w:rPr>
            <w:rFonts w:ascii="Times New Roman" w:hAnsi="Times New Roman" w:cs="Times New Roman"/>
            <w:color w:val="0070C0"/>
            <w:sz w:val="24"/>
            <w:szCs w:val="24"/>
          </w:rPr>
          <w:t xml:space="preserve">[see here: </w:t>
        </w:r>
        <w:r w:rsidRPr="005439E6">
          <w:rPr>
            <w:rFonts w:ascii="Trebuchet MS" w:eastAsia="Times New Roman" w:hAnsi="Trebuchet MS" w:cs="Times New Roman"/>
            <w:color w:val="0070C0"/>
            <w:sz w:val="21"/>
            <w:szCs w:val="21"/>
            <w:shd w:val="clear" w:color="auto" w:fill="FFFFFF"/>
            <w:lang w:eastAsia="en-US"/>
          </w:rPr>
          <w:t xml:space="preserve">Albertson, </w:t>
        </w:r>
        <w:proofErr w:type="gramStart"/>
        <w:r w:rsidRPr="005439E6">
          <w:rPr>
            <w:rFonts w:ascii="Trebuchet MS" w:eastAsia="Times New Roman" w:hAnsi="Trebuchet MS" w:cs="Times New Roman"/>
            <w:color w:val="0070C0"/>
            <w:sz w:val="21"/>
            <w:szCs w:val="21"/>
            <w:shd w:val="clear" w:color="auto" w:fill="FFFFFF"/>
            <w:lang w:eastAsia="en-US"/>
          </w:rPr>
          <w:t>Bethany</w:t>
        </w:r>
        <w:proofErr w:type="gramEnd"/>
        <w:r w:rsidRPr="005439E6">
          <w:rPr>
            <w:rFonts w:ascii="Trebuchet MS" w:eastAsia="Times New Roman" w:hAnsi="Trebuchet MS" w:cs="Times New Roman"/>
            <w:color w:val="0070C0"/>
            <w:sz w:val="21"/>
            <w:szCs w:val="21"/>
            <w:shd w:val="clear" w:color="auto" w:fill="FFFFFF"/>
            <w:lang w:eastAsia="en-US"/>
          </w:rPr>
          <w:t xml:space="preserve"> and Shana Kushner </w:t>
        </w:r>
        <w:proofErr w:type="spellStart"/>
        <w:r w:rsidRPr="005439E6">
          <w:rPr>
            <w:rFonts w:ascii="Trebuchet MS" w:eastAsia="Times New Roman" w:hAnsi="Trebuchet MS" w:cs="Times New Roman"/>
            <w:color w:val="0070C0"/>
            <w:sz w:val="21"/>
            <w:szCs w:val="21"/>
            <w:shd w:val="clear" w:color="auto" w:fill="FFFFFF"/>
            <w:lang w:eastAsia="en-US"/>
          </w:rPr>
          <w:t>Gadarian</w:t>
        </w:r>
        <w:proofErr w:type="spellEnd"/>
        <w:r w:rsidRPr="005439E6">
          <w:rPr>
            <w:rFonts w:ascii="Trebuchet MS" w:eastAsia="Times New Roman" w:hAnsi="Trebuchet MS" w:cs="Times New Roman"/>
            <w:color w:val="0070C0"/>
            <w:sz w:val="21"/>
            <w:szCs w:val="21"/>
            <w:shd w:val="clear" w:color="auto" w:fill="FFFFFF"/>
            <w:lang w:eastAsia="en-US"/>
          </w:rPr>
          <w:t>. 2015. </w:t>
        </w:r>
        <w:r w:rsidRPr="005439E6">
          <w:rPr>
            <w:rFonts w:ascii="Trebuchet MS" w:eastAsia="Times New Roman" w:hAnsi="Trebuchet MS" w:cs="Times New Roman"/>
            <w:i/>
            <w:iCs/>
            <w:color w:val="0070C0"/>
            <w:sz w:val="21"/>
            <w:szCs w:val="21"/>
            <w:lang w:eastAsia="en-US"/>
          </w:rPr>
          <w:t>Anxious Politics: Democratic Citizenship in a Threatening World. </w:t>
        </w:r>
        <w:r w:rsidRPr="005439E6">
          <w:rPr>
            <w:rFonts w:ascii="Trebuchet MS" w:eastAsia="Times New Roman" w:hAnsi="Trebuchet MS" w:cs="Times New Roman"/>
            <w:color w:val="0070C0"/>
            <w:sz w:val="21"/>
            <w:szCs w:val="21"/>
            <w:shd w:val="clear" w:color="auto" w:fill="FFFFFF"/>
            <w:lang w:eastAsia="en-US"/>
          </w:rPr>
          <w:t>New York: Cambridge University Press</w:t>
        </w:r>
        <w:r w:rsidRPr="00CE0ADE">
          <w:rPr>
            <w:rFonts w:ascii="Trebuchet MS" w:eastAsia="Times New Roman" w:hAnsi="Trebuchet MS" w:cs="Times New Roman"/>
            <w:color w:val="0070C0"/>
            <w:sz w:val="21"/>
            <w:szCs w:val="21"/>
            <w:shd w:val="clear" w:color="auto" w:fill="FFFFFF"/>
            <w:lang w:eastAsia="en-US"/>
          </w:rPr>
          <w:t>]</w:t>
        </w:r>
        <w:r w:rsidRPr="005439E6">
          <w:rPr>
            <w:rFonts w:ascii="Trebuchet MS" w:eastAsia="Times New Roman" w:hAnsi="Trebuchet MS" w:cs="Times New Roman"/>
            <w:color w:val="0070C0"/>
            <w:sz w:val="21"/>
            <w:szCs w:val="21"/>
            <w:shd w:val="clear" w:color="auto" w:fill="FFFFFF"/>
            <w:lang w:eastAsia="en-US"/>
          </w:rPr>
          <w:t> </w:t>
        </w:r>
      </w:ins>
    </w:p>
    <w:p w14:paraId="730A32D0" w14:textId="2E6C6A02" w:rsidR="001C685D" w:rsidRPr="00436144" w:rsidRDefault="001C685D" w:rsidP="00B712DB">
      <w:pPr>
        <w:spacing w:after="160" w:line="480" w:lineRule="auto"/>
        <w:rPr>
          <w:rFonts w:ascii="Times New Roman" w:hAnsi="Times New Roman" w:cs="Times New Roman"/>
          <w:sz w:val="24"/>
          <w:szCs w:val="24"/>
        </w:rPr>
      </w:pPr>
    </w:p>
    <w:p w14:paraId="0FFCA3CD" w14:textId="0AC4C5AC" w:rsidR="00190E68" w:rsidRPr="002877BC" w:rsidRDefault="00190E68" w:rsidP="001B2670">
      <w:pPr>
        <w:pStyle w:val="Heading1"/>
        <w:spacing w:after="120"/>
      </w:pPr>
      <w:r>
        <w:t>RESULTS</w:t>
      </w:r>
    </w:p>
    <w:p w14:paraId="3A04E1F4" w14:textId="692B900B" w:rsidR="00605CB2" w:rsidRDefault="00605CB2" w:rsidP="00605CB2">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We present the major findings </w:t>
      </w:r>
      <w:r w:rsidR="00587978">
        <w:rPr>
          <w:rFonts w:ascii="Times New Roman" w:hAnsi="Times New Roman" w:cs="Times New Roman"/>
          <w:sz w:val="24"/>
          <w:szCs w:val="24"/>
        </w:rPr>
        <w:t>in Figs. 1-4.</w:t>
      </w:r>
      <w:r>
        <w:rPr>
          <w:rFonts w:ascii="Times New Roman" w:hAnsi="Times New Roman" w:cs="Times New Roman"/>
          <w:sz w:val="24"/>
          <w:szCs w:val="24"/>
        </w:rPr>
        <w:t xml:space="preserve"> </w:t>
      </w:r>
      <w:r w:rsidR="00587978">
        <w:rPr>
          <w:rFonts w:ascii="Times New Roman" w:hAnsi="Times New Roman" w:cs="Times New Roman"/>
          <w:sz w:val="24"/>
          <w:szCs w:val="24"/>
        </w:rPr>
        <w:t>The figures show</w:t>
      </w:r>
      <w:r>
        <w:rPr>
          <w:rFonts w:ascii="Times New Roman" w:hAnsi="Times New Roman" w:cs="Times New Roman"/>
          <w:sz w:val="24"/>
          <w:szCs w:val="24"/>
        </w:rPr>
        <w:t xml:space="preserve"> margins plots that indicate the association</w:t>
      </w:r>
      <w:r w:rsidR="001D2015">
        <w:rPr>
          <w:rFonts w:ascii="Times New Roman" w:hAnsi="Times New Roman" w:cs="Times New Roman"/>
          <w:sz w:val="24"/>
          <w:szCs w:val="24"/>
        </w:rPr>
        <w:t>s</w:t>
      </w:r>
      <w:r>
        <w:rPr>
          <w:rFonts w:ascii="Times New Roman" w:hAnsi="Times New Roman" w:cs="Times New Roman"/>
          <w:sz w:val="24"/>
          <w:szCs w:val="24"/>
        </w:rPr>
        <w:t xml:space="preserve"> of the extent of media consumption of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w:t>
      </w:r>
      <w:r>
        <w:rPr>
          <w:rFonts w:ascii="Times New Roman" w:hAnsi="Times New Roman" w:cs="Times New Roman"/>
          <w:sz w:val="24"/>
          <w:szCs w:val="24"/>
        </w:rPr>
        <w:t xml:space="preserve"> with </w:t>
      </w:r>
      <w:r w:rsidR="001D2015">
        <w:rPr>
          <w:rFonts w:ascii="Times New Roman" w:hAnsi="Times New Roman" w:cs="Times New Roman"/>
          <w:sz w:val="24"/>
          <w:szCs w:val="24"/>
        </w:rPr>
        <w:t>the outcome variables</w:t>
      </w:r>
      <w:r>
        <w:rPr>
          <w:rFonts w:ascii="Times New Roman" w:hAnsi="Times New Roman" w:cs="Times New Roman"/>
          <w:sz w:val="24"/>
          <w:szCs w:val="24"/>
        </w:rPr>
        <w:t xml:space="preserve">. In the plots, the vertical axis indicates the likelihood of the outcome variable being 1 while the horizontal axis presents different </w:t>
      </w:r>
      <w:r w:rsidR="000745B6">
        <w:rPr>
          <w:rFonts w:ascii="Times New Roman" w:hAnsi="Times New Roman" w:cs="Times New Roman"/>
          <w:sz w:val="24"/>
          <w:szCs w:val="24"/>
        </w:rPr>
        <w:t>media consumption levels</w:t>
      </w:r>
      <w:r>
        <w:rPr>
          <w:rFonts w:ascii="Times New Roman" w:hAnsi="Times New Roman" w:cs="Times New Roman"/>
          <w:sz w:val="24"/>
          <w:szCs w:val="24"/>
        </w:rPr>
        <w:t xml:space="preserve"> of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w:t>
      </w:r>
      <w:r>
        <w:rPr>
          <w:rFonts w:ascii="Times New Roman" w:hAnsi="Times New Roman" w:cs="Times New Roman"/>
          <w:sz w:val="24"/>
          <w:szCs w:val="24"/>
        </w:rPr>
        <w:t xml:space="preserve"> in the past week. See the </w:t>
      </w:r>
      <w:r w:rsidR="001529E9">
        <w:rPr>
          <w:rFonts w:ascii="Times New Roman" w:hAnsi="Times New Roman" w:cs="Times New Roman"/>
          <w:sz w:val="24"/>
          <w:szCs w:val="24"/>
        </w:rPr>
        <w:t>supplementary material</w:t>
      </w:r>
      <w:r>
        <w:rPr>
          <w:rFonts w:ascii="Times New Roman" w:hAnsi="Times New Roman" w:cs="Times New Roman"/>
          <w:sz w:val="24"/>
          <w:szCs w:val="24"/>
        </w:rPr>
        <w:t xml:space="preserve"> for more details of how the variables are coded.</w:t>
      </w:r>
    </w:p>
    <w:p w14:paraId="0EC09566" w14:textId="581C4A1F" w:rsidR="0055337D" w:rsidRDefault="0055337D" w:rsidP="00605CB2">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The results are based on ordinary least square </w:t>
      </w:r>
      <w:proofErr w:type="gramStart"/>
      <w:r w:rsidR="00363A06">
        <w:rPr>
          <w:rFonts w:ascii="Times New Roman" w:hAnsi="Times New Roman" w:cs="Times New Roman"/>
          <w:sz w:val="24"/>
          <w:szCs w:val="24"/>
        </w:rPr>
        <w:t>specifications,</w:t>
      </w:r>
      <w:proofErr w:type="gramEnd"/>
      <w:r w:rsidR="00363A06">
        <w:rPr>
          <w:rFonts w:ascii="Times New Roman" w:hAnsi="Times New Roman" w:cs="Times New Roman"/>
          <w:sz w:val="24"/>
          <w:szCs w:val="24"/>
        </w:rPr>
        <w:t xml:space="preserve"> however, we also find </w:t>
      </w:r>
      <w:r w:rsidR="00EC360C">
        <w:rPr>
          <w:rFonts w:ascii="Times New Roman" w:hAnsi="Times New Roman" w:cs="Times New Roman"/>
          <w:sz w:val="24"/>
          <w:szCs w:val="24"/>
        </w:rPr>
        <w:t xml:space="preserve">very </w:t>
      </w:r>
      <w:r w:rsidR="00E226EB">
        <w:rPr>
          <w:rFonts w:ascii="Times New Roman" w:hAnsi="Times New Roman" w:cs="Times New Roman"/>
          <w:sz w:val="24"/>
          <w:szCs w:val="24"/>
        </w:rPr>
        <w:t>robust</w:t>
      </w:r>
      <w:r w:rsidR="00363A06">
        <w:rPr>
          <w:rFonts w:ascii="Times New Roman" w:hAnsi="Times New Roman" w:cs="Times New Roman"/>
          <w:sz w:val="24"/>
          <w:szCs w:val="24"/>
        </w:rPr>
        <w:t xml:space="preserve"> </w:t>
      </w:r>
      <w:r w:rsidR="006E3C00">
        <w:rPr>
          <w:rFonts w:ascii="Times New Roman" w:hAnsi="Times New Roman" w:cs="Times New Roman"/>
          <w:sz w:val="24"/>
          <w:szCs w:val="24"/>
        </w:rPr>
        <w:t>findings</w:t>
      </w:r>
      <w:r w:rsidR="00363A06">
        <w:rPr>
          <w:rFonts w:ascii="Times New Roman" w:hAnsi="Times New Roman" w:cs="Times New Roman"/>
          <w:sz w:val="24"/>
          <w:szCs w:val="24"/>
        </w:rPr>
        <w:t xml:space="preserve"> with logistic regressions</w:t>
      </w:r>
      <w:r w:rsidR="00483373">
        <w:rPr>
          <w:rFonts w:ascii="Times New Roman" w:hAnsi="Times New Roman" w:cs="Times New Roman"/>
          <w:sz w:val="24"/>
          <w:szCs w:val="24"/>
        </w:rPr>
        <w:t xml:space="preserve">. See </w:t>
      </w:r>
      <w:proofErr w:type="spellStart"/>
      <w:r w:rsidR="00483373">
        <w:rPr>
          <w:rFonts w:ascii="Times New Roman" w:hAnsi="Times New Roman" w:cs="Times New Roman"/>
          <w:sz w:val="24"/>
          <w:szCs w:val="24"/>
        </w:rPr>
        <w:t>eTables</w:t>
      </w:r>
      <w:proofErr w:type="spellEnd"/>
      <w:r w:rsidR="00483373">
        <w:rPr>
          <w:rFonts w:ascii="Times New Roman" w:hAnsi="Times New Roman" w:cs="Times New Roman"/>
          <w:sz w:val="24"/>
          <w:szCs w:val="24"/>
        </w:rPr>
        <w:t xml:space="preserve"> 7-10 in the supplementary material for more details of </w:t>
      </w:r>
      <w:r w:rsidR="00FC1625">
        <w:rPr>
          <w:rFonts w:ascii="Times New Roman" w:hAnsi="Times New Roman" w:cs="Times New Roman"/>
          <w:sz w:val="24"/>
          <w:szCs w:val="24"/>
        </w:rPr>
        <w:t>the results based logistic regressions</w:t>
      </w:r>
      <w:r w:rsidR="00483373">
        <w:rPr>
          <w:rFonts w:ascii="Times New Roman" w:hAnsi="Times New Roman" w:cs="Times New Roman"/>
          <w:sz w:val="24"/>
          <w:szCs w:val="24"/>
        </w:rPr>
        <w:t>.</w:t>
      </w:r>
    </w:p>
    <w:p w14:paraId="354804D9" w14:textId="77777777" w:rsidR="00605CB2" w:rsidRDefault="00605CB2" w:rsidP="00605CB2">
      <w:pPr>
        <w:spacing w:after="160" w:line="480" w:lineRule="auto"/>
        <w:ind w:firstLine="317"/>
      </w:pPr>
    </w:p>
    <w:p w14:paraId="53087452" w14:textId="4982CD25" w:rsidR="00CE6C15" w:rsidRDefault="00CE6C15" w:rsidP="00CE6C15">
      <w:pPr>
        <w:pStyle w:val="Heading2"/>
      </w:pPr>
      <w:r>
        <w:lastRenderedPageBreak/>
        <w:t>Social Distancing and Face Covering</w:t>
      </w:r>
    </w:p>
    <w:p w14:paraId="4C89A427" w14:textId="77777777" w:rsidR="005273E9" w:rsidRPr="008D061C" w:rsidRDefault="005273E9" w:rsidP="005273E9">
      <w:pPr>
        <w:spacing w:after="160" w:line="240" w:lineRule="auto"/>
        <w:rPr>
          <w:rFonts w:ascii="Times New Roman" w:hAnsi="Times New Roman" w:cs="Times New Roman"/>
          <w:sz w:val="24"/>
          <w:szCs w:val="24"/>
        </w:rPr>
      </w:pPr>
      <w:r w:rsidRPr="008D061C">
        <w:rPr>
          <w:rFonts w:ascii="Times New Roman" w:hAnsi="Times New Roman" w:cs="Times New Roman"/>
          <w:noProof/>
          <w:sz w:val="24"/>
          <w:szCs w:val="24"/>
        </w:rPr>
        <w:drawing>
          <wp:inline distT="0" distB="0" distL="0" distR="0" wp14:anchorId="4CAE06C4" wp14:editId="4B465CA0">
            <wp:extent cx="5943600" cy="37128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12845"/>
                    </a:xfrm>
                    <a:prstGeom prst="rect">
                      <a:avLst/>
                    </a:prstGeom>
                    <a:noFill/>
                    <a:ln>
                      <a:noFill/>
                    </a:ln>
                  </pic:spPr>
                </pic:pic>
              </a:graphicData>
            </a:graphic>
          </wp:inline>
        </w:drawing>
      </w:r>
      <w:r w:rsidRPr="008D061C">
        <w:rPr>
          <w:rFonts w:ascii="Times New Roman" w:hAnsi="Times New Roman" w:cs="Times New Roman"/>
          <w:sz w:val="24"/>
          <w:szCs w:val="24"/>
        </w:rPr>
        <w:t xml:space="preserve"> </w:t>
      </w:r>
    </w:p>
    <w:p w14:paraId="576B5BCF" w14:textId="50BEE1F9" w:rsidR="005273E9" w:rsidRPr="00EC3B3C" w:rsidRDefault="005273E9" w:rsidP="005273E9">
      <w:pPr>
        <w:spacing w:after="160" w:line="240" w:lineRule="auto"/>
        <w:rPr>
          <w:rFonts w:ascii="Times New Roman" w:hAnsi="Times New Roman" w:cs="Times New Roman"/>
          <w:sz w:val="24"/>
          <w:szCs w:val="24"/>
        </w:rPr>
      </w:pPr>
      <w:r w:rsidRPr="0009155C">
        <w:rPr>
          <w:rFonts w:ascii="Times New Roman" w:hAnsi="Times New Roman" w:cs="Times New Roman"/>
          <w:b/>
          <w:bCs/>
          <w:sz w:val="24"/>
          <w:szCs w:val="24"/>
        </w:rPr>
        <w:t>Fig</w:t>
      </w:r>
      <w:r w:rsidR="0009155C">
        <w:rPr>
          <w:rFonts w:ascii="Times New Roman" w:hAnsi="Times New Roman" w:cs="Times New Roman"/>
          <w:b/>
          <w:bCs/>
          <w:sz w:val="24"/>
          <w:szCs w:val="24"/>
        </w:rPr>
        <w:t>.</w:t>
      </w:r>
      <w:r w:rsidRPr="0009155C">
        <w:rPr>
          <w:rFonts w:ascii="Times New Roman" w:hAnsi="Times New Roman" w:cs="Times New Roman"/>
          <w:b/>
          <w:bCs/>
          <w:sz w:val="24"/>
          <w:szCs w:val="24"/>
        </w:rPr>
        <w:t xml:space="preserve"> 1</w:t>
      </w:r>
      <w:r w:rsidR="0009155C">
        <w:rPr>
          <w:rFonts w:ascii="Times New Roman" w:hAnsi="Times New Roman" w:cs="Times New Roman"/>
          <w:b/>
          <w:bCs/>
          <w:sz w:val="24"/>
          <w:szCs w:val="24"/>
        </w:rPr>
        <w:t xml:space="preserve"> |</w:t>
      </w:r>
      <w:r w:rsidRPr="0009155C">
        <w:rPr>
          <w:rFonts w:ascii="Times New Roman" w:hAnsi="Times New Roman" w:cs="Times New Roman"/>
          <w:b/>
          <w:bCs/>
          <w:sz w:val="24"/>
          <w:szCs w:val="24"/>
        </w:rPr>
        <w:t xml:space="preserve"> Effect of Media Consumption of </w:t>
      </w:r>
      <w:r w:rsidR="0022484A" w:rsidRPr="0022484A">
        <w:rPr>
          <w:rFonts w:ascii="Times New Roman" w:hAnsi="Times New Roman" w:cs="Times New Roman"/>
          <w:b/>
          <w:bCs/>
          <w:sz w:val="24"/>
          <w:szCs w:val="24"/>
        </w:rPr>
        <w:t>SARS-CoV-2 virus</w:t>
      </w:r>
      <w:r w:rsidRPr="0009155C">
        <w:rPr>
          <w:rFonts w:ascii="Times New Roman" w:hAnsi="Times New Roman" w:cs="Times New Roman"/>
          <w:b/>
          <w:bCs/>
          <w:sz w:val="24"/>
          <w:szCs w:val="24"/>
        </w:rPr>
        <w:t xml:space="preserve"> on the Extent of Complying with Social Distancing and Support for Requiring Face Covering.</w:t>
      </w:r>
      <w:r w:rsidR="0009155C">
        <w:rPr>
          <w:rFonts w:ascii="Times New Roman" w:hAnsi="Times New Roman" w:cs="Times New Roman"/>
          <w:sz w:val="24"/>
          <w:szCs w:val="24"/>
        </w:rPr>
        <w:t xml:space="preserve"> The results are </w:t>
      </w:r>
      <w:r w:rsidR="00747702">
        <w:rPr>
          <w:rFonts w:ascii="Times New Roman" w:hAnsi="Times New Roman" w:cs="Times New Roman"/>
          <w:sz w:val="24"/>
          <w:szCs w:val="24"/>
        </w:rPr>
        <w:t>presented</w:t>
      </w:r>
      <w:r w:rsidR="0009155C">
        <w:rPr>
          <w:rFonts w:ascii="Times New Roman" w:hAnsi="Times New Roman" w:cs="Times New Roman"/>
          <w:sz w:val="24"/>
          <w:szCs w:val="24"/>
        </w:rPr>
        <w:t xml:space="preserve"> in </w:t>
      </w:r>
      <w:proofErr w:type="spellStart"/>
      <w:r w:rsidR="0009155C">
        <w:rPr>
          <w:rFonts w:ascii="Times New Roman" w:hAnsi="Times New Roman" w:cs="Times New Roman"/>
          <w:sz w:val="24"/>
          <w:szCs w:val="24"/>
        </w:rPr>
        <w:t>eTable</w:t>
      </w:r>
      <w:proofErr w:type="spellEnd"/>
      <w:r w:rsidR="0009155C">
        <w:rPr>
          <w:rFonts w:ascii="Times New Roman" w:hAnsi="Times New Roman" w:cs="Times New Roman"/>
          <w:sz w:val="24"/>
          <w:szCs w:val="24"/>
        </w:rPr>
        <w:t xml:space="preserve"> </w:t>
      </w:r>
      <w:r w:rsidR="00CC0E0A">
        <w:rPr>
          <w:rFonts w:ascii="Times New Roman" w:hAnsi="Times New Roman" w:cs="Times New Roman"/>
          <w:sz w:val="24"/>
          <w:szCs w:val="24"/>
        </w:rPr>
        <w:t>3</w:t>
      </w:r>
      <w:r w:rsidR="0009155C">
        <w:rPr>
          <w:rFonts w:ascii="Times New Roman" w:hAnsi="Times New Roman" w:cs="Times New Roman"/>
          <w:sz w:val="24"/>
          <w:szCs w:val="24"/>
        </w:rPr>
        <w:t xml:space="preserve"> in the supplementary material. The </w:t>
      </w:r>
      <w:r w:rsidR="0009155C" w:rsidRPr="008B4AF7">
        <w:rPr>
          <w:rFonts w:ascii="Times New Roman" w:hAnsi="Times New Roman" w:cs="Times New Roman"/>
          <w:sz w:val="24"/>
          <w:szCs w:val="24"/>
        </w:rPr>
        <w:t>capped spikes</w:t>
      </w:r>
      <w:r w:rsidR="0009155C">
        <w:rPr>
          <w:rFonts w:ascii="Times New Roman" w:hAnsi="Times New Roman" w:cs="Times New Roman"/>
          <w:sz w:val="24"/>
          <w:szCs w:val="24"/>
        </w:rPr>
        <w:t xml:space="preserve"> mean 95% prediction intervals.</w:t>
      </w:r>
    </w:p>
    <w:p w14:paraId="48ED23F7" w14:textId="77777777" w:rsidR="005273E9" w:rsidRDefault="005273E9" w:rsidP="00F94A46">
      <w:pPr>
        <w:spacing w:after="160" w:line="480" w:lineRule="auto"/>
        <w:ind w:firstLine="317"/>
        <w:rPr>
          <w:rFonts w:ascii="Times New Roman" w:hAnsi="Times New Roman" w:cs="Times New Roman"/>
          <w:sz w:val="24"/>
          <w:szCs w:val="24"/>
        </w:rPr>
      </w:pPr>
    </w:p>
    <w:p w14:paraId="46930C65" w14:textId="63502BDA" w:rsidR="00271230" w:rsidRDefault="00671629" w:rsidP="00F94A46">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Figure 1 shows</w:t>
      </w:r>
      <w:r w:rsidR="00204C55">
        <w:rPr>
          <w:rFonts w:ascii="Times New Roman" w:hAnsi="Times New Roman" w:cs="Times New Roman"/>
          <w:sz w:val="24"/>
          <w:szCs w:val="24"/>
        </w:rPr>
        <w:t xml:space="preserve"> </w:t>
      </w:r>
      <w:r w:rsidR="0088640F">
        <w:rPr>
          <w:rFonts w:ascii="Times New Roman" w:hAnsi="Times New Roman" w:cs="Times New Roman"/>
          <w:sz w:val="24"/>
          <w:szCs w:val="24"/>
        </w:rPr>
        <w:t xml:space="preserve">that </w:t>
      </w:r>
      <w:r w:rsidR="00E62235">
        <w:rPr>
          <w:rFonts w:ascii="Times New Roman" w:hAnsi="Times New Roman" w:cs="Times New Roman"/>
          <w:sz w:val="24"/>
          <w:szCs w:val="24"/>
        </w:rPr>
        <w:t>both Fox News viewers</w:t>
      </w:r>
      <w:r w:rsidR="00AB044E">
        <w:rPr>
          <w:rFonts w:ascii="Times New Roman" w:hAnsi="Times New Roman" w:cs="Times New Roman"/>
          <w:sz w:val="24"/>
          <w:szCs w:val="24"/>
        </w:rPr>
        <w:t xml:space="preserve"> (blue line)</w:t>
      </w:r>
      <w:r w:rsidR="00E62235">
        <w:rPr>
          <w:rFonts w:ascii="Times New Roman" w:hAnsi="Times New Roman" w:cs="Times New Roman"/>
          <w:sz w:val="24"/>
          <w:szCs w:val="24"/>
        </w:rPr>
        <w:t xml:space="preserve"> and the other respondents</w:t>
      </w:r>
      <w:r w:rsidR="00AB044E">
        <w:rPr>
          <w:rFonts w:ascii="Times New Roman" w:hAnsi="Times New Roman" w:cs="Times New Roman"/>
          <w:sz w:val="24"/>
          <w:szCs w:val="24"/>
        </w:rPr>
        <w:t xml:space="preserve"> (</w:t>
      </w:r>
      <w:r w:rsidR="004A3C61">
        <w:rPr>
          <w:rFonts w:ascii="Times New Roman" w:hAnsi="Times New Roman" w:cs="Times New Roman"/>
          <w:sz w:val="24"/>
          <w:szCs w:val="24"/>
        </w:rPr>
        <w:t>dotted</w:t>
      </w:r>
      <w:r w:rsidR="00AB044E">
        <w:rPr>
          <w:rFonts w:ascii="Times New Roman" w:hAnsi="Times New Roman" w:cs="Times New Roman"/>
          <w:sz w:val="24"/>
          <w:szCs w:val="24"/>
        </w:rPr>
        <w:t xml:space="preserve"> </w:t>
      </w:r>
      <w:r w:rsidR="008467A6">
        <w:rPr>
          <w:rFonts w:ascii="Times New Roman" w:hAnsi="Times New Roman" w:cs="Times New Roman"/>
          <w:sz w:val="24"/>
          <w:szCs w:val="24"/>
        </w:rPr>
        <w:t xml:space="preserve">grey </w:t>
      </w:r>
      <w:r w:rsidR="00AB044E">
        <w:rPr>
          <w:rFonts w:ascii="Times New Roman" w:hAnsi="Times New Roman" w:cs="Times New Roman"/>
          <w:sz w:val="24"/>
          <w:szCs w:val="24"/>
        </w:rPr>
        <w:t>line)</w:t>
      </w:r>
      <w:r w:rsidR="00E62235">
        <w:rPr>
          <w:rFonts w:ascii="Times New Roman" w:hAnsi="Times New Roman" w:cs="Times New Roman"/>
          <w:sz w:val="24"/>
          <w:szCs w:val="24"/>
        </w:rPr>
        <w:t xml:space="preserve"> are more likely to answer that they keep social distancing all or most of the time</w:t>
      </w:r>
      <w:r w:rsidR="00C85486">
        <w:rPr>
          <w:rFonts w:ascii="Times New Roman" w:hAnsi="Times New Roman" w:cs="Times New Roman"/>
          <w:sz w:val="24"/>
          <w:szCs w:val="24"/>
        </w:rPr>
        <w:t xml:space="preserve"> (plot (a))</w:t>
      </w:r>
      <w:r w:rsidR="00E62235">
        <w:rPr>
          <w:rFonts w:ascii="Times New Roman" w:hAnsi="Times New Roman" w:cs="Times New Roman"/>
          <w:sz w:val="24"/>
          <w:szCs w:val="24"/>
        </w:rPr>
        <w:t xml:space="preserve"> and agree with requiring face covering at public spaces when other covariates are controlled</w:t>
      </w:r>
      <w:r w:rsidR="00C85486">
        <w:rPr>
          <w:rFonts w:ascii="Times New Roman" w:hAnsi="Times New Roman" w:cs="Times New Roman"/>
          <w:sz w:val="24"/>
          <w:szCs w:val="24"/>
        </w:rPr>
        <w:t xml:space="preserve"> (plot (b)</w:t>
      </w:r>
      <w:r w:rsidR="00E62235">
        <w:rPr>
          <w:rFonts w:ascii="Times New Roman" w:hAnsi="Times New Roman" w:cs="Times New Roman"/>
          <w:sz w:val="24"/>
          <w:szCs w:val="24"/>
        </w:rPr>
        <w:t>.</w:t>
      </w:r>
    </w:p>
    <w:p w14:paraId="45F5CC10" w14:textId="741EB575" w:rsidR="00586221" w:rsidRDefault="003D046E" w:rsidP="00F94A46">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Interestingly, i</w:t>
      </w:r>
      <w:r w:rsidR="00F24A76">
        <w:rPr>
          <w:rFonts w:ascii="Times New Roman" w:hAnsi="Times New Roman" w:cs="Times New Roman"/>
          <w:sz w:val="24"/>
          <w:szCs w:val="24"/>
        </w:rPr>
        <w:t>n the group</w:t>
      </w:r>
      <w:r w:rsidR="000D3FEB">
        <w:rPr>
          <w:rFonts w:ascii="Times New Roman" w:hAnsi="Times New Roman" w:cs="Times New Roman"/>
          <w:sz w:val="24"/>
          <w:szCs w:val="24"/>
        </w:rPr>
        <w:t xml:space="preserve"> of Fox News viewers, </w:t>
      </w:r>
      <w:r w:rsidR="00F24A76">
        <w:rPr>
          <w:rFonts w:ascii="Times New Roman" w:hAnsi="Times New Roman" w:cs="Times New Roman"/>
          <w:sz w:val="24"/>
          <w:szCs w:val="24"/>
        </w:rPr>
        <w:t xml:space="preserve">the likelihood that </w:t>
      </w:r>
      <w:r w:rsidR="000D3FEB">
        <w:rPr>
          <w:rFonts w:ascii="Times New Roman" w:hAnsi="Times New Roman" w:cs="Times New Roman"/>
          <w:sz w:val="24"/>
          <w:szCs w:val="24"/>
        </w:rPr>
        <w:t>the</w:t>
      </w:r>
      <w:r w:rsidR="00F24A76">
        <w:rPr>
          <w:rFonts w:ascii="Times New Roman" w:hAnsi="Times New Roman" w:cs="Times New Roman"/>
          <w:sz w:val="24"/>
          <w:szCs w:val="24"/>
        </w:rPr>
        <w:t xml:space="preserve"> respondent</w:t>
      </w:r>
      <w:r w:rsidR="000D3FEB">
        <w:rPr>
          <w:rFonts w:ascii="Times New Roman" w:hAnsi="Times New Roman" w:cs="Times New Roman"/>
          <w:sz w:val="24"/>
          <w:szCs w:val="24"/>
        </w:rPr>
        <w:t xml:space="preserve"> who </w:t>
      </w:r>
      <w:r w:rsidR="00C466A3">
        <w:rPr>
          <w:rFonts w:ascii="Times New Roman" w:hAnsi="Times New Roman" w:cs="Times New Roman"/>
          <w:sz w:val="24"/>
          <w:szCs w:val="24"/>
        </w:rPr>
        <w:t xml:space="preserve">consumed the media coverage of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 </w:t>
      </w:r>
      <w:r w:rsidR="00C466A3">
        <w:rPr>
          <w:rFonts w:ascii="Times New Roman" w:hAnsi="Times New Roman" w:cs="Times New Roman"/>
          <w:sz w:val="24"/>
          <w:szCs w:val="24"/>
        </w:rPr>
        <w:t>less than weekly</w:t>
      </w:r>
      <w:r w:rsidR="00F24A76">
        <w:rPr>
          <w:rFonts w:ascii="Times New Roman" w:hAnsi="Times New Roman" w:cs="Times New Roman"/>
          <w:sz w:val="24"/>
          <w:szCs w:val="24"/>
        </w:rPr>
        <w:t xml:space="preserve"> followed social distancing all or most of the time</w:t>
      </w:r>
      <w:r w:rsidR="00A91492">
        <w:rPr>
          <w:rFonts w:ascii="Times New Roman" w:hAnsi="Times New Roman" w:cs="Times New Roman"/>
          <w:sz w:val="24"/>
          <w:szCs w:val="24"/>
        </w:rPr>
        <w:t xml:space="preserve"> </w:t>
      </w:r>
      <w:r w:rsidR="00DE08A4">
        <w:rPr>
          <w:rFonts w:ascii="Times New Roman" w:hAnsi="Times New Roman" w:cs="Times New Roman"/>
          <w:sz w:val="24"/>
          <w:szCs w:val="24"/>
        </w:rPr>
        <w:t>is</w:t>
      </w:r>
      <w:r w:rsidR="00A91492">
        <w:rPr>
          <w:rFonts w:ascii="Times New Roman" w:hAnsi="Times New Roman" w:cs="Times New Roman"/>
          <w:sz w:val="24"/>
          <w:szCs w:val="24"/>
        </w:rPr>
        <w:t xml:space="preserve"> 6</w:t>
      </w:r>
      <w:r w:rsidR="002A32D2">
        <w:rPr>
          <w:rFonts w:ascii="Times New Roman" w:hAnsi="Times New Roman" w:cs="Times New Roman"/>
          <w:sz w:val="24"/>
          <w:szCs w:val="24"/>
        </w:rPr>
        <w:t>2</w:t>
      </w:r>
      <w:r w:rsidR="00A91492">
        <w:rPr>
          <w:rFonts w:ascii="Times New Roman" w:hAnsi="Times New Roman" w:cs="Times New Roman"/>
          <w:sz w:val="24"/>
          <w:szCs w:val="24"/>
        </w:rPr>
        <w:t>.</w:t>
      </w:r>
      <w:r w:rsidR="002A32D2">
        <w:rPr>
          <w:rFonts w:ascii="Times New Roman" w:hAnsi="Times New Roman" w:cs="Times New Roman"/>
          <w:sz w:val="24"/>
          <w:szCs w:val="24"/>
        </w:rPr>
        <w:t>76</w:t>
      </w:r>
      <w:r w:rsidR="00A91492">
        <w:rPr>
          <w:rFonts w:ascii="Times New Roman" w:hAnsi="Times New Roman" w:cs="Times New Roman"/>
          <w:sz w:val="24"/>
          <w:szCs w:val="24"/>
        </w:rPr>
        <w:t xml:space="preserve"> percentage points (95% CI = </w:t>
      </w:r>
      <w:r w:rsidR="00976F81">
        <w:rPr>
          <w:rFonts w:ascii="Times New Roman" w:hAnsi="Times New Roman" w:cs="Times New Roman"/>
          <w:sz w:val="24"/>
          <w:szCs w:val="24"/>
        </w:rPr>
        <w:t>46</w:t>
      </w:r>
      <w:r w:rsidR="00A91492">
        <w:rPr>
          <w:rFonts w:ascii="Times New Roman" w:hAnsi="Times New Roman" w:cs="Times New Roman"/>
          <w:sz w:val="24"/>
          <w:szCs w:val="24"/>
        </w:rPr>
        <w:t>.</w:t>
      </w:r>
      <w:r w:rsidR="00976F81">
        <w:rPr>
          <w:rFonts w:ascii="Times New Roman" w:hAnsi="Times New Roman" w:cs="Times New Roman"/>
          <w:sz w:val="24"/>
          <w:szCs w:val="24"/>
        </w:rPr>
        <w:t>68</w:t>
      </w:r>
      <w:r w:rsidR="00A91492">
        <w:rPr>
          <w:rFonts w:ascii="Times New Roman" w:hAnsi="Times New Roman" w:cs="Times New Roman"/>
          <w:sz w:val="24"/>
          <w:szCs w:val="24"/>
        </w:rPr>
        <w:t>, 7</w:t>
      </w:r>
      <w:r w:rsidR="00320DEB">
        <w:rPr>
          <w:rFonts w:ascii="Times New Roman" w:hAnsi="Times New Roman" w:cs="Times New Roman"/>
          <w:sz w:val="24"/>
          <w:szCs w:val="24"/>
        </w:rPr>
        <w:t>8</w:t>
      </w:r>
      <w:r w:rsidR="00A91492">
        <w:rPr>
          <w:rFonts w:ascii="Times New Roman" w:hAnsi="Times New Roman" w:cs="Times New Roman"/>
          <w:sz w:val="24"/>
          <w:szCs w:val="24"/>
        </w:rPr>
        <w:t>.</w:t>
      </w:r>
      <w:r w:rsidR="00320DEB">
        <w:rPr>
          <w:rFonts w:ascii="Times New Roman" w:hAnsi="Times New Roman" w:cs="Times New Roman"/>
          <w:sz w:val="24"/>
          <w:szCs w:val="24"/>
        </w:rPr>
        <w:t>83</w:t>
      </w:r>
      <w:r w:rsidR="00A91492">
        <w:rPr>
          <w:rFonts w:ascii="Times New Roman" w:hAnsi="Times New Roman" w:cs="Times New Roman"/>
          <w:sz w:val="24"/>
          <w:szCs w:val="24"/>
        </w:rPr>
        <w:t>)</w:t>
      </w:r>
      <w:r w:rsidR="00886D32">
        <w:rPr>
          <w:rFonts w:ascii="Times New Roman" w:hAnsi="Times New Roman" w:cs="Times New Roman"/>
          <w:sz w:val="24"/>
          <w:szCs w:val="24"/>
        </w:rPr>
        <w:t>.</w:t>
      </w:r>
      <w:r w:rsidR="002D17D5">
        <w:rPr>
          <w:rFonts w:ascii="Times New Roman" w:hAnsi="Times New Roman" w:cs="Times New Roman"/>
          <w:sz w:val="24"/>
          <w:szCs w:val="24"/>
        </w:rPr>
        <w:t xml:space="preserve"> However, the likelihood increase</w:t>
      </w:r>
      <w:r w:rsidR="00654E5A">
        <w:rPr>
          <w:rFonts w:ascii="Times New Roman" w:hAnsi="Times New Roman" w:cs="Times New Roman"/>
          <w:sz w:val="24"/>
          <w:szCs w:val="24"/>
        </w:rPr>
        <w:t>s</w:t>
      </w:r>
      <w:r w:rsidR="002D17D5">
        <w:rPr>
          <w:rFonts w:ascii="Times New Roman" w:hAnsi="Times New Roman" w:cs="Times New Roman"/>
          <w:sz w:val="24"/>
          <w:szCs w:val="24"/>
        </w:rPr>
        <w:t xml:space="preserve"> to </w:t>
      </w:r>
      <w:r w:rsidR="00170A52">
        <w:rPr>
          <w:rFonts w:ascii="Times New Roman" w:hAnsi="Times New Roman" w:cs="Times New Roman"/>
          <w:sz w:val="24"/>
          <w:szCs w:val="24"/>
        </w:rPr>
        <w:t>84</w:t>
      </w:r>
      <w:r w:rsidR="002D17D5">
        <w:rPr>
          <w:rFonts w:ascii="Times New Roman" w:hAnsi="Times New Roman" w:cs="Times New Roman"/>
          <w:sz w:val="24"/>
          <w:szCs w:val="24"/>
        </w:rPr>
        <w:t>.</w:t>
      </w:r>
      <w:r w:rsidR="00170A52">
        <w:rPr>
          <w:rFonts w:ascii="Times New Roman" w:hAnsi="Times New Roman" w:cs="Times New Roman"/>
          <w:sz w:val="24"/>
          <w:szCs w:val="24"/>
        </w:rPr>
        <w:t>66</w:t>
      </w:r>
      <w:r w:rsidR="002D17D5">
        <w:rPr>
          <w:rFonts w:ascii="Times New Roman" w:hAnsi="Times New Roman" w:cs="Times New Roman"/>
          <w:sz w:val="24"/>
          <w:szCs w:val="24"/>
        </w:rPr>
        <w:t xml:space="preserve"> percentage points </w:t>
      </w:r>
      <w:r w:rsidR="002D17D5" w:rsidRPr="004C3E9D">
        <w:rPr>
          <w:rFonts w:ascii="Times New Roman" w:hAnsi="Times New Roman" w:cs="Times New Roman"/>
          <w:sz w:val="24"/>
          <w:szCs w:val="24"/>
        </w:rPr>
        <w:t xml:space="preserve">(95% CI = </w:t>
      </w:r>
      <w:r w:rsidR="004E46B9">
        <w:rPr>
          <w:rFonts w:ascii="Times New Roman" w:hAnsi="Times New Roman" w:cs="Times New Roman"/>
          <w:sz w:val="24"/>
          <w:szCs w:val="24"/>
        </w:rPr>
        <w:t>72</w:t>
      </w:r>
      <w:r w:rsidR="002D17D5">
        <w:rPr>
          <w:rFonts w:ascii="Times New Roman" w:hAnsi="Times New Roman" w:cs="Times New Roman"/>
          <w:sz w:val="24"/>
          <w:szCs w:val="24"/>
        </w:rPr>
        <w:t>.</w:t>
      </w:r>
      <w:r w:rsidR="004E46B9">
        <w:rPr>
          <w:rFonts w:ascii="Times New Roman" w:hAnsi="Times New Roman" w:cs="Times New Roman"/>
          <w:sz w:val="24"/>
          <w:szCs w:val="24"/>
        </w:rPr>
        <w:t>85</w:t>
      </w:r>
      <w:r w:rsidR="002D17D5" w:rsidRPr="004C3E9D">
        <w:rPr>
          <w:rFonts w:ascii="Times New Roman" w:hAnsi="Times New Roman" w:cs="Times New Roman"/>
          <w:sz w:val="24"/>
          <w:szCs w:val="24"/>
        </w:rPr>
        <w:t xml:space="preserve">, </w:t>
      </w:r>
      <w:r w:rsidR="001E0592">
        <w:rPr>
          <w:rFonts w:ascii="Times New Roman" w:hAnsi="Times New Roman" w:cs="Times New Roman"/>
          <w:sz w:val="24"/>
          <w:szCs w:val="24"/>
        </w:rPr>
        <w:t>96</w:t>
      </w:r>
      <w:r w:rsidR="002D17D5">
        <w:rPr>
          <w:rFonts w:ascii="Times New Roman" w:hAnsi="Times New Roman" w:cs="Times New Roman"/>
          <w:sz w:val="24"/>
          <w:szCs w:val="24"/>
        </w:rPr>
        <w:t>.</w:t>
      </w:r>
      <w:r w:rsidR="001E0592">
        <w:rPr>
          <w:rFonts w:ascii="Times New Roman" w:hAnsi="Times New Roman" w:cs="Times New Roman"/>
          <w:sz w:val="24"/>
          <w:szCs w:val="24"/>
        </w:rPr>
        <w:t>46</w:t>
      </w:r>
      <w:r w:rsidR="002D17D5">
        <w:rPr>
          <w:rFonts w:ascii="Times New Roman" w:hAnsi="Times New Roman" w:cs="Times New Roman"/>
          <w:sz w:val="24"/>
          <w:szCs w:val="24"/>
        </w:rPr>
        <w:t xml:space="preserve">) for the weekly group, </w:t>
      </w:r>
      <w:r w:rsidR="004441C6">
        <w:rPr>
          <w:rFonts w:ascii="Times New Roman" w:hAnsi="Times New Roman" w:cs="Times New Roman"/>
          <w:sz w:val="24"/>
          <w:szCs w:val="24"/>
        </w:rPr>
        <w:lastRenderedPageBreak/>
        <w:t>79</w:t>
      </w:r>
      <w:r w:rsidR="002D17D5">
        <w:rPr>
          <w:rFonts w:ascii="Times New Roman" w:hAnsi="Times New Roman" w:cs="Times New Roman"/>
          <w:sz w:val="24"/>
          <w:szCs w:val="24"/>
        </w:rPr>
        <w:t>.</w:t>
      </w:r>
      <w:r w:rsidR="004441C6">
        <w:rPr>
          <w:rFonts w:ascii="Times New Roman" w:hAnsi="Times New Roman" w:cs="Times New Roman"/>
          <w:sz w:val="24"/>
          <w:szCs w:val="24"/>
        </w:rPr>
        <w:t>37</w:t>
      </w:r>
      <w:r w:rsidR="002D17D5">
        <w:rPr>
          <w:rFonts w:ascii="Times New Roman" w:hAnsi="Times New Roman" w:cs="Times New Roman"/>
          <w:sz w:val="24"/>
          <w:szCs w:val="24"/>
        </w:rPr>
        <w:t xml:space="preserve"> percentage points </w:t>
      </w:r>
      <w:r w:rsidR="002D17D5" w:rsidRPr="004C3E9D">
        <w:rPr>
          <w:rFonts w:ascii="Times New Roman" w:hAnsi="Times New Roman" w:cs="Times New Roman"/>
          <w:sz w:val="24"/>
          <w:szCs w:val="24"/>
        </w:rPr>
        <w:t xml:space="preserve">(95% CI = </w:t>
      </w:r>
      <w:r w:rsidR="0061341D">
        <w:rPr>
          <w:rFonts w:ascii="Times New Roman" w:hAnsi="Times New Roman" w:cs="Times New Roman"/>
          <w:sz w:val="24"/>
          <w:szCs w:val="24"/>
        </w:rPr>
        <w:t>71</w:t>
      </w:r>
      <w:r w:rsidR="002D17D5">
        <w:rPr>
          <w:rFonts w:ascii="Times New Roman" w:hAnsi="Times New Roman" w:cs="Times New Roman"/>
          <w:sz w:val="24"/>
          <w:szCs w:val="24"/>
        </w:rPr>
        <w:t>.</w:t>
      </w:r>
      <w:r w:rsidR="0061341D">
        <w:rPr>
          <w:rFonts w:ascii="Times New Roman" w:hAnsi="Times New Roman" w:cs="Times New Roman"/>
          <w:sz w:val="24"/>
          <w:szCs w:val="24"/>
        </w:rPr>
        <w:t>19</w:t>
      </w:r>
      <w:r w:rsidR="002D17D5" w:rsidRPr="004C3E9D">
        <w:rPr>
          <w:rFonts w:ascii="Times New Roman" w:hAnsi="Times New Roman" w:cs="Times New Roman"/>
          <w:sz w:val="24"/>
          <w:szCs w:val="24"/>
        </w:rPr>
        <w:t xml:space="preserve">, </w:t>
      </w:r>
      <w:r w:rsidR="009D4386">
        <w:rPr>
          <w:rFonts w:ascii="Times New Roman" w:hAnsi="Times New Roman" w:cs="Times New Roman"/>
          <w:sz w:val="24"/>
          <w:szCs w:val="24"/>
        </w:rPr>
        <w:t>87</w:t>
      </w:r>
      <w:r w:rsidR="002D17D5">
        <w:rPr>
          <w:rFonts w:ascii="Times New Roman" w:hAnsi="Times New Roman" w:cs="Times New Roman"/>
          <w:sz w:val="24"/>
          <w:szCs w:val="24"/>
        </w:rPr>
        <w:t>.</w:t>
      </w:r>
      <w:r w:rsidR="009D4386">
        <w:rPr>
          <w:rFonts w:ascii="Times New Roman" w:hAnsi="Times New Roman" w:cs="Times New Roman"/>
          <w:sz w:val="24"/>
          <w:szCs w:val="24"/>
        </w:rPr>
        <w:t>54</w:t>
      </w:r>
      <w:r w:rsidR="002D17D5">
        <w:rPr>
          <w:rFonts w:ascii="Times New Roman" w:hAnsi="Times New Roman" w:cs="Times New Roman"/>
          <w:sz w:val="24"/>
          <w:szCs w:val="24"/>
        </w:rPr>
        <w:t xml:space="preserve">) for the daily group, and </w:t>
      </w:r>
      <w:r w:rsidR="00FF0D13">
        <w:rPr>
          <w:rFonts w:ascii="Times New Roman" w:hAnsi="Times New Roman" w:cs="Times New Roman"/>
          <w:sz w:val="24"/>
          <w:szCs w:val="24"/>
        </w:rPr>
        <w:t>82.39</w:t>
      </w:r>
      <w:r w:rsidR="002D17D5">
        <w:rPr>
          <w:rFonts w:ascii="Times New Roman" w:hAnsi="Times New Roman" w:cs="Times New Roman"/>
          <w:sz w:val="24"/>
          <w:szCs w:val="24"/>
        </w:rPr>
        <w:t xml:space="preserve"> percentage points </w:t>
      </w:r>
      <w:r w:rsidR="002D17D5" w:rsidRPr="004C3E9D">
        <w:rPr>
          <w:rFonts w:ascii="Times New Roman" w:hAnsi="Times New Roman" w:cs="Times New Roman"/>
          <w:sz w:val="24"/>
          <w:szCs w:val="24"/>
        </w:rPr>
        <w:t xml:space="preserve">(95% CI = </w:t>
      </w:r>
      <w:r w:rsidR="0093147D">
        <w:rPr>
          <w:rFonts w:ascii="Times New Roman" w:hAnsi="Times New Roman" w:cs="Times New Roman"/>
          <w:sz w:val="24"/>
          <w:szCs w:val="24"/>
        </w:rPr>
        <w:t>74</w:t>
      </w:r>
      <w:r w:rsidR="002D17D5">
        <w:rPr>
          <w:rFonts w:ascii="Times New Roman" w:hAnsi="Times New Roman" w:cs="Times New Roman"/>
          <w:sz w:val="24"/>
          <w:szCs w:val="24"/>
        </w:rPr>
        <w:t>.</w:t>
      </w:r>
      <w:r w:rsidR="0093147D">
        <w:rPr>
          <w:rFonts w:ascii="Times New Roman" w:hAnsi="Times New Roman" w:cs="Times New Roman"/>
          <w:sz w:val="24"/>
          <w:szCs w:val="24"/>
        </w:rPr>
        <w:t>99</w:t>
      </w:r>
      <w:r w:rsidR="002D17D5" w:rsidRPr="004C3E9D">
        <w:rPr>
          <w:rFonts w:ascii="Times New Roman" w:hAnsi="Times New Roman" w:cs="Times New Roman"/>
          <w:sz w:val="24"/>
          <w:szCs w:val="24"/>
        </w:rPr>
        <w:t xml:space="preserve">, </w:t>
      </w:r>
      <w:r w:rsidR="00BE1770">
        <w:rPr>
          <w:rFonts w:ascii="Times New Roman" w:hAnsi="Times New Roman" w:cs="Times New Roman"/>
          <w:sz w:val="24"/>
          <w:szCs w:val="24"/>
        </w:rPr>
        <w:t>89</w:t>
      </w:r>
      <w:r w:rsidR="002D17D5">
        <w:rPr>
          <w:rFonts w:ascii="Times New Roman" w:hAnsi="Times New Roman" w:cs="Times New Roman"/>
          <w:sz w:val="24"/>
          <w:szCs w:val="24"/>
        </w:rPr>
        <w:t>.</w:t>
      </w:r>
      <w:r>
        <w:rPr>
          <w:rFonts w:ascii="Times New Roman" w:hAnsi="Times New Roman" w:cs="Times New Roman"/>
          <w:sz w:val="24"/>
          <w:szCs w:val="24"/>
        </w:rPr>
        <w:t>79</w:t>
      </w:r>
      <w:r w:rsidR="002D17D5">
        <w:rPr>
          <w:rFonts w:ascii="Times New Roman" w:hAnsi="Times New Roman" w:cs="Times New Roman"/>
          <w:sz w:val="24"/>
          <w:szCs w:val="24"/>
        </w:rPr>
        <w:t>) for the group of multiple times a day.</w:t>
      </w:r>
      <w:r w:rsidR="00F94A46">
        <w:rPr>
          <w:rFonts w:ascii="Times New Roman" w:hAnsi="Times New Roman" w:cs="Times New Roman"/>
          <w:sz w:val="24"/>
          <w:szCs w:val="24"/>
        </w:rPr>
        <w:t xml:space="preserve"> </w:t>
      </w:r>
      <w:r>
        <w:rPr>
          <w:rFonts w:ascii="Times New Roman" w:hAnsi="Times New Roman" w:cs="Times New Roman"/>
          <w:sz w:val="24"/>
          <w:szCs w:val="24"/>
        </w:rPr>
        <w:t>T</w:t>
      </w:r>
      <w:r w:rsidR="00F94A46">
        <w:rPr>
          <w:rFonts w:ascii="Times New Roman" w:hAnsi="Times New Roman" w:cs="Times New Roman"/>
          <w:sz w:val="24"/>
          <w:szCs w:val="24"/>
        </w:rPr>
        <w:t xml:space="preserve">he same tendency is found among </w:t>
      </w:r>
      <w:r>
        <w:rPr>
          <w:rFonts w:ascii="Times New Roman" w:hAnsi="Times New Roman" w:cs="Times New Roman"/>
          <w:sz w:val="24"/>
          <w:szCs w:val="24"/>
        </w:rPr>
        <w:t>the other respondents</w:t>
      </w:r>
      <w:r w:rsidR="00F94A46">
        <w:rPr>
          <w:rFonts w:ascii="Times New Roman" w:hAnsi="Times New Roman" w:cs="Times New Roman"/>
          <w:sz w:val="24"/>
          <w:szCs w:val="24"/>
        </w:rPr>
        <w:t xml:space="preserve">. As the </w:t>
      </w:r>
      <w:r>
        <w:rPr>
          <w:rFonts w:ascii="Times New Roman" w:hAnsi="Times New Roman" w:cs="Times New Roman"/>
          <w:sz w:val="24"/>
          <w:szCs w:val="24"/>
        </w:rPr>
        <w:t>grey</w:t>
      </w:r>
      <w:r w:rsidR="00F94A46">
        <w:rPr>
          <w:rFonts w:ascii="Times New Roman" w:hAnsi="Times New Roman" w:cs="Times New Roman"/>
          <w:sz w:val="24"/>
          <w:szCs w:val="24"/>
        </w:rPr>
        <w:t xml:space="preserve"> line show</w:t>
      </w:r>
      <w:r>
        <w:rPr>
          <w:rFonts w:ascii="Times New Roman" w:hAnsi="Times New Roman" w:cs="Times New Roman"/>
          <w:sz w:val="24"/>
          <w:szCs w:val="24"/>
        </w:rPr>
        <w:t>s</w:t>
      </w:r>
      <w:r w:rsidR="00F94A46">
        <w:rPr>
          <w:rFonts w:ascii="Times New Roman" w:hAnsi="Times New Roman" w:cs="Times New Roman"/>
          <w:sz w:val="24"/>
          <w:szCs w:val="24"/>
        </w:rPr>
        <w:t xml:space="preserve">, </w:t>
      </w:r>
      <w:r w:rsidR="000B24F5">
        <w:rPr>
          <w:rFonts w:ascii="Times New Roman" w:hAnsi="Times New Roman" w:cs="Times New Roman"/>
          <w:sz w:val="24"/>
          <w:szCs w:val="24"/>
        </w:rPr>
        <w:t>the other</w:t>
      </w:r>
      <w:r w:rsidR="00F94A46">
        <w:rPr>
          <w:rFonts w:ascii="Times New Roman" w:hAnsi="Times New Roman" w:cs="Times New Roman"/>
          <w:sz w:val="24"/>
          <w:szCs w:val="24"/>
        </w:rPr>
        <w:t xml:space="preserve"> </w:t>
      </w:r>
      <w:r w:rsidR="000B24F5">
        <w:rPr>
          <w:rFonts w:ascii="Times New Roman" w:hAnsi="Times New Roman" w:cs="Times New Roman"/>
          <w:sz w:val="24"/>
          <w:szCs w:val="24"/>
        </w:rPr>
        <w:t xml:space="preserve">respondents </w:t>
      </w:r>
      <w:r w:rsidR="00586221">
        <w:rPr>
          <w:rFonts w:ascii="Times New Roman" w:hAnsi="Times New Roman" w:cs="Times New Roman"/>
          <w:sz w:val="24"/>
          <w:szCs w:val="24"/>
        </w:rPr>
        <w:t>are</w:t>
      </w:r>
      <w:r w:rsidR="00F94A46">
        <w:rPr>
          <w:rFonts w:ascii="Times New Roman" w:hAnsi="Times New Roman" w:cs="Times New Roman"/>
          <w:sz w:val="24"/>
          <w:szCs w:val="24"/>
        </w:rPr>
        <w:t xml:space="preserve"> also more likely to answer that they keep social distancing </w:t>
      </w:r>
      <w:r w:rsidR="00586221">
        <w:rPr>
          <w:rFonts w:ascii="Times New Roman" w:hAnsi="Times New Roman" w:cs="Times New Roman"/>
          <w:sz w:val="24"/>
          <w:szCs w:val="24"/>
        </w:rPr>
        <w:t xml:space="preserve">when they are exposed to the media coverage of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 </w:t>
      </w:r>
      <w:r w:rsidR="00586221">
        <w:rPr>
          <w:rFonts w:ascii="Times New Roman" w:hAnsi="Times New Roman" w:cs="Times New Roman"/>
          <w:sz w:val="24"/>
          <w:szCs w:val="24"/>
        </w:rPr>
        <w:t>more frequently.</w:t>
      </w:r>
    </w:p>
    <w:p w14:paraId="3D5ADCAD" w14:textId="76792966" w:rsidR="00066141" w:rsidRDefault="00C85486" w:rsidP="00F24A76">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Plot</w:t>
      </w:r>
      <w:r w:rsidR="00AF3A81">
        <w:rPr>
          <w:rFonts w:ascii="Times New Roman" w:hAnsi="Times New Roman" w:cs="Times New Roman"/>
          <w:sz w:val="24"/>
          <w:szCs w:val="24"/>
        </w:rPr>
        <w:t xml:space="preserve"> (</w:t>
      </w:r>
      <w:r w:rsidR="007300E3">
        <w:rPr>
          <w:rFonts w:ascii="Times New Roman" w:hAnsi="Times New Roman" w:cs="Times New Roman"/>
          <w:sz w:val="24"/>
          <w:szCs w:val="24"/>
        </w:rPr>
        <w:t>b</w:t>
      </w:r>
      <w:r w:rsidR="00AF3A81">
        <w:rPr>
          <w:rFonts w:ascii="Times New Roman" w:hAnsi="Times New Roman" w:cs="Times New Roman"/>
          <w:sz w:val="24"/>
          <w:szCs w:val="24"/>
        </w:rPr>
        <w:t>)</w:t>
      </w:r>
      <w:r w:rsidR="007300E3">
        <w:rPr>
          <w:rFonts w:ascii="Times New Roman" w:hAnsi="Times New Roman" w:cs="Times New Roman"/>
          <w:sz w:val="24"/>
          <w:szCs w:val="24"/>
        </w:rPr>
        <w:t xml:space="preserve"> shows</w:t>
      </w:r>
      <w:r w:rsidR="00FE7500">
        <w:rPr>
          <w:rFonts w:ascii="Times New Roman" w:hAnsi="Times New Roman" w:cs="Times New Roman"/>
          <w:sz w:val="24"/>
          <w:szCs w:val="24"/>
        </w:rPr>
        <w:t xml:space="preserve"> the same tendency</w:t>
      </w:r>
      <w:r w:rsidR="007300E3">
        <w:rPr>
          <w:rFonts w:ascii="Times New Roman" w:hAnsi="Times New Roman" w:cs="Times New Roman"/>
          <w:sz w:val="24"/>
          <w:szCs w:val="24"/>
        </w:rPr>
        <w:t xml:space="preserve"> in the case of the face-covering requirement </w:t>
      </w:r>
      <w:r w:rsidR="00D5097A">
        <w:rPr>
          <w:rFonts w:ascii="Times New Roman" w:hAnsi="Times New Roman" w:cs="Times New Roman"/>
          <w:sz w:val="24"/>
          <w:szCs w:val="24"/>
        </w:rPr>
        <w:t>in</w:t>
      </w:r>
      <w:r w:rsidR="007300E3">
        <w:rPr>
          <w:rFonts w:ascii="Times New Roman" w:hAnsi="Times New Roman" w:cs="Times New Roman"/>
          <w:sz w:val="24"/>
          <w:szCs w:val="24"/>
        </w:rPr>
        <w:t xml:space="preserve"> public spaces. </w:t>
      </w:r>
      <w:r w:rsidR="00886D32">
        <w:rPr>
          <w:rFonts w:ascii="Times New Roman" w:hAnsi="Times New Roman" w:cs="Times New Roman"/>
          <w:sz w:val="24"/>
          <w:szCs w:val="24"/>
        </w:rPr>
        <w:t xml:space="preserve">The </w:t>
      </w:r>
      <w:r w:rsidR="007300E3">
        <w:rPr>
          <w:rFonts w:ascii="Times New Roman" w:hAnsi="Times New Roman" w:cs="Times New Roman"/>
          <w:sz w:val="24"/>
          <w:szCs w:val="24"/>
        </w:rPr>
        <w:t xml:space="preserve">baseline </w:t>
      </w:r>
      <w:r w:rsidR="00886D32">
        <w:rPr>
          <w:rFonts w:ascii="Times New Roman" w:hAnsi="Times New Roman" w:cs="Times New Roman"/>
          <w:sz w:val="24"/>
          <w:szCs w:val="24"/>
        </w:rPr>
        <w:t xml:space="preserve">likelihood </w:t>
      </w:r>
      <w:r w:rsidR="00D5097A">
        <w:rPr>
          <w:rFonts w:ascii="Times New Roman" w:hAnsi="Times New Roman" w:cs="Times New Roman"/>
          <w:sz w:val="24"/>
          <w:szCs w:val="24"/>
        </w:rPr>
        <w:t>is</w:t>
      </w:r>
      <w:r w:rsidR="00886D32">
        <w:rPr>
          <w:rFonts w:ascii="Times New Roman" w:hAnsi="Times New Roman" w:cs="Times New Roman"/>
          <w:sz w:val="24"/>
          <w:szCs w:val="24"/>
        </w:rPr>
        <w:t xml:space="preserve"> </w:t>
      </w:r>
      <w:r w:rsidR="00630A07">
        <w:rPr>
          <w:rFonts w:ascii="Times New Roman" w:hAnsi="Times New Roman" w:cs="Times New Roman"/>
          <w:sz w:val="24"/>
          <w:szCs w:val="24"/>
        </w:rPr>
        <w:t>57</w:t>
      </w:r>
      <w:r w:rsidR="00393CD3">
        <w:rPr>
          <w:rFonts w:ascii="Times New Roman" w:hAnsi="Times New Roman" w:cs="Times New Roman"/>
          <w:sz w:val="24"/>
          <w:szCs w:val="24"/>
        </w:rPr>
        <w:t>.</w:t>
      </w:r>
      <w:r w:rsidR="00630A07">
        <w:rPr>
          <w:rFonts w:ascii="Times New Roman" w:hAnsi="Times New Roman" w:cs="Times New Roman"/>
          <w:sz w:val="24"/>
          <w:szCs w:val="24"/>
        </w:rPr>
        <w:t>65</w:t>
      </w:r>
      <w:r w:rsidR="00393CD3">
        <w:rPr>
          <w:rFonts w:ascii="Times New Roman" w:hAnsi="Times New Roman" w:cs="Times New Roman"/>
          <w:sz w:val="24"/>
          <w:szCs w:val="24"/>
        </w:rPr>
        <w:t xml:space="preserve"> percentage points (95% CI = </w:t>
      </w:r>
      <w:r w:rsidR="00571170">
        <w:rPr>
          <w:rFonts w:ascii="Times New Roman" w:hAnsi="Times New Roman" w:cs="Times New Roman"/>
          <w:sz w:val="24"/>
          <w:szCs w:val="24"/>
        </w:rPr>
        <w:t>42</w:t>
      </w:r>
      <w:r w:rsidR="00393CD3">
        <w:rPr>
          <w:rFonts w:ascii="Times New Roman" w:hAnsi="Times New Roman" w:cs="Times New Roman"/>
          <w:sz w:val="24"/>
          <w:szCs w:val="24"/>
        </w:rPr>
        <w:t>.</w:t>
      </w:r>
      <w:r w:rsidR="00571170">
        <w:rPr>
          <w:rFonts w:ascii="Times New Roman" w:hAnsi="Times New Roman" w:cs="Times New Roman"/>
          <w:sz w:val="24"/>
          <w:szCs w:val="24"/>
        </w:rPr>
        <w:t>98</w:t>
      </w:r>
      <w:r w:rsidR="00393CD3">
        <w:rPr>
          <w:rFonts w:ascii="Times New Roman" w:hAnsi="Times New Roman" w:cs="Times New Roman"/>
          <w:sz w:val="24"/>
          <w:szCs w:val="24"/>
        </w:rPr>
        <w:t xml:space="preserve">, </w:t>
      </w:r>
      <w:r w:rsidR="000F5AD9">
        <w:rPr>
          <w:rFonts w:ascii="Times New Roman" w:hAnsi="Times New Roman" w:cs="Times New Roman"/>
          <w:sz w:val="24"/>
          <w:szCs w:val="24"/>
        </w:rPr>
        <w:t>72</w:t>
      </w:r>
      <w:r w:rsidR="000D31E1">
        <w:rPr>
          <w:rFonts w:ascii="Times New Roman" w:hAnsi="Times New Roman" w:cs="Times New Roman"/>
          <w:sz w:val="24"/>
          <w:szCs w:val="24"/>
        </w:rPr>
        <w:t>.</w:t>
      </w:r>
      <w:r w:rsidR="000F5AD9">
        <w:rPr>
          <w:rFonts w:ascii="Times New Roman" w:hAnsi="Times New Roman" w:cs="Times New Roman"/>
          <w:sz w:val="24"/>
          <w:szCs w:val="24"/>
        </w:rPr>
        <w:t>32</w:t>
      </w:r>
      <w:r w:rsidR="00393CD3">
        <w:rPr>
          <w:rFonts w:ascii="Times New Roman" w:hAnsi="Times New Roman" w:cs="Times New Roman"/>
          <w:sz w:val="24"/>
          <w:szCs w:val="24"/>
        </w:rPr>
        <w:t>) among</w:t>
      </w:r>
      <w:r w:rsidR="000D31E1">
        <w:rPr>
          <w:rFonts w:ascii="Times New Roman" w:hAnsi="Times New Roman" w:cs="Times New Roman"/>
          <w:sz w:val="24"/>
          <w:szCs w:val="24"/>
        </w:rPr>
        <w:t xml:space="preserve"> Fox News viewers.</w:t>
      </w:r>
      <w:r w:rsidR="00E50950">
        <w:rPr>
          <w:rFonts w:ascii="Times New Roman" w:hAnsi="Times New Roman" w:cs="Times New Roman"/>
          <w:sz w:val="24"/>
          <w:szCs w:val="24"/>
        </w:rPr>
        <w:t xml:space="preserve"> </w:t>
      </w:r>
      <w:r w:rsidR="00CC364D">
        <w:rPr>
          <w:rFonts w:ascii="Times New Roman" w:hAnsi="Times New Roman" w:cs="Times New Roman"/>
          <w:sz w:val="24"/>
          <w:szCs w:val="24"/>
        </w:rPr>
        <w:t>However, it</w:t>
      </w:r>
      <w:r w:rsidR="00B34486">
        <w:rPr>
          <w:rFonts w:ascii="Times New Roman" w:hAnsi="Times New Roman" w:cs="Times New Roman"/>
          <w:sz w:val="24"/>
          <w:szCs w:val="24"/>
        </w:rPr>
        <w:t xml:space="preserve"> </w:t>
      </w:r>
      <w:r w:rsidR="008B45FD">
        <w:rPr>
          <w:rFonts w:ascii="Times New Roman" w:hAnsi="Times New Roman" w:cs="Times New Roman"/>
          <w:sz w:val="24"/>
          <w:szCs w:val="24"/>
        </w:rPr>
        <w:t>increase</w:t>
      </w:r>
      <w:r w:rsidR="00D5097A">
        <w:rPr>
          <w:rFonts w:ascii="Times New Roman" w:hAnsi="Times New Roman" w:cs="Times New Roman"/>
          <w:sz w:val="24"/>
          <w:szCs w:val="24"/>
        </w:rPr>
        <w:t>s</w:t>
      </w:r>
      <w:r w:rsidR="008B45FD">
        <w:rPr>
          <w:rFonts w:ascii="Times New Roman" w:hAnsi="Times New Roman" w:cs="Times New Roman"/>
          <w:sz w:val="24"/>
          <w:szCs w:val="24"/>
        </w:rPr>
        <w:t xml:space="preserve"> </w:t>
      </w:r>
      <w:r w:rsidR="00CC364D">
        <w:rPr>
          <w:rFonts w:ascii="Times New Roman" w:hAnsi="Times New Roman" w:cs="Times New Roman"/>
          <w:sz w:val="24"/>
          <w:szCs w:val="24"/>
        </w:rPr>
        <w:t xml:space="preserve">to </w:t>
      </w:r>
      <w:r w:rsidR="004A52E8">
        <w:rPr>
          <w:rFonts w:ascii="Times New Roman" w:hAnsi="Times New Roman" w:cs="Times New Roman"/>
          <w:sz w:val="24"/>
          <w:szCs w:val="24"/>
        </w:rPr>
        <w:t>74.61</w:t>
      </w:r>
      <w:r w:rsidR="009360DE" w:rsidRPr="009360DE">
        <w:rPr>
          <w:rFonts w:ascii="Times New Roman" w:hAnsi="Times New Roman" w:cs="Times New Roman"/>
          <w:sz w:val="24"/>
          <w:szCs w:val="24"/>
        </w:rPr>
        <w:t xml:space="preserve"> </w:t>
      </w:r>
      <w:r w:rsidR="009360DE">
        <w:rPr>
          <w:rFonts w:ascii="Times New Roman" w:hAnsi="Times New Roman" w:cs="Times New Roman"/>
          <w:sz w:val="24"/>
          <w:szCs w:val="24"/>
        </w:rPr>
        <w:t>percentage points</w:t>
      </w:r>
      <w:r w:rsidR="00CE12B5">
        <w:rPr>
          <w:rFonts w:ascii="Times New Roman" w:hAnsi="Times New Roman" w:cs="Times New Roman"/>
          <w:sz w:val="24"/>
          <w:szCs w:val="24"/>
        </w:rPr>
        <w:t xml:space="preserve"> </w:t>
      </w:r>
      <w:r w:rsidR="00CE12B5" w:rsidRPr="004C3E9D">
        <w:rPr>
          <w:rFonts w:ascii="Times New Roman" w:hAnsi="Times New Roman" w:cs="Times New Roman"/>
          <w:sz w:val="24"/>
          <w:szCs w:val="24"/>
        </w:rPr>
        <w:t xml:space="preserve">(95% CI = </w:t>
      </w:r>
      <w:r w:rsidR="0092108D">
        <w:rPr>
          <w:rFonts w:ascii="Times New Roman" w:hAnsi="Times New Roman" w:cs="Times New Roman"/>
          <w:sz w:val="24"/>
          <w:szCs w:val="24"/>
        </w:rPr>
        <w:t>63.84</w:t>
      </w:r>
      <w:r w:rsidR="00CE12B5" w:rsidRPr="004C3E9D">
        <w:rPr>
          <w:rFonts w:ascii="Times New Roman" w:hAnsi="Times New Roman" w:cs="Times New Roman"/>
          <w:sz w:val="24"/>
          <w:szCs w:val="24"/>
        </w:rPr>
        <w:t xml:space="preserve">, </w:t>
      </w:r>
      <w:r w:rsidR="00231A4F">
        <w:rPr>
          <w:rFonts w:ascii="Times New Roman" w:hAnsi="Times New Roman" w:cs="Times New Roman"/>
          <w:sz w:val="24"/>
          <w:szCs w:val="24"/>
        </w:rPr>
        <w:t>85.39</w:t>
      </w:r>
      <w:r w:rsidR="00CE12B5">
        <w:rPr>
          <w:rFonts w:ascii="Times New Roman" w:hAnsi="Times New Roman" w:cs="Times New Roman"/>
          <w:sz w:val="24"/>
          <w:szCs w:val="24"/>
        </w:rPr>
        <w:t xml:space="preserve">) for the weekly group, </w:t>
      </w:r>
      <w:r w:rsidR="00B872E3">
        <w:rPr>
          <w:rFonts w:ascii="Times New Roman" w:hAnsi="Times New Roman" w:cs="Times New Roman"/>
          <w:sz w:val="24"/>
          <w:szCs w:val="24"/>
        </w:rPr>
        <w:t>80.15</w:t>
      </w:r>
      <w:r w:rsidR="009360DE" w:rsidRPr="009360DE">
        <w:rPr>
          <w:rFonts w:ascii="Times New Roman" w:hAnsi="Times New Roman" w:cs="Times New Roman"/>
          <w:sz w:val="24"/>
          <w:szCs w:val="24"/>
        </w:rPr>
        <w:t xml:space="preserve"> </w:t>
      </w:r>
      <w:r w:rsidR="009360DE">
        <w:rPr>
          <w:rFonts w:ascii="Times New Roman" w:hAnsi="Times New Roman" w:cs="Times New Roman"/>
          <w:sz w:val="24"/>
          <w:szCs w:val="24"/>
        </w:rPr>
        <w:t>percentage points</w:t>
      </w:r>
      <w:r w:rsidR="00CE12B5">
        <w:rPr>
          <w:rFonts w:ascii="Times New Roman" w:hAnsi="Times New Roman" w:cs="Times New Roman"/>
          <w:sz w:val="24"/>
          <w:szCs w:val="24"/>
        </w:rPr>
        <w:t xml:space="preserve"> </w:t>
      </w:r>
      <w:r w:rsidR="00CE12B5" w:rsidRPr="004C3E9D">
        <w:rPr>
          <w:rFonts w:ascii="Times New Roman" w:hAnsi="Times New Roman" w:cs="Times New Roman"/>
          <w:sz w:val="24"/>
          <w:szCs w:val="24"/>
        </w:rPr>
        <w:t xml:space="preserve">(95% CI = </w:t>
      </w:r>
      <w:r w:rsidR="00686D5F">
        <w:rPr>
          <w:rFonts w:ascii="Times New Roman" w:hAnsi="Times New Roman" w:cs="Times New Roman"/>
          <w:sz w:val="24"/>
          <w:szCs w:val="24"/>
        </w:rPr>
        <w:t>72.69</w:t>
      </w:r>
      <w:r w:rsidR="00CE12B5" w:rsidRPr="004C3E9D">
        <w:rPr>
          <w:rFonts w:ascii="Times New Roman" w:hAnsi="Times New Roman" w:cs="Times New Roman"/>
          <w:sz w:val="24"/>
          <w:szCs w:val="24"/>
        </w:rPr>
        <w:t xml:space="preserve">, </w:t>
      </w:r>
      <w:r w:rsidR="00A939FA">
        <w:rPr>
          <w:rFonts w:ascii="Times New Roman" w:hAnsi="Times New Roman" w:cs="Times New Roman"/>
          <w:sz w:val="24"/>
          <w:szCs w:val="24"/>
        </w:rPr>
        <w:t>8</w:t>
      </w:r>
      <w:r w:rsidR="00026CF2">
        <w:rPr>
          <w:rFonts w:ascii="Times New Roman" w:hAnsi="Times New Roman" w:cs="Times New Roman"/>
          <w:sz w:val="24"/>
          <w:szCs w:val="24"/>
        </w:rPr>
        <w:t>7</w:t>
      </w:r>
      <w:r w:rsidR="003A6CCF">
        <w:rPr>
          <w:rFonts w:ascii="Times New Roman" w:hAnsi="Times New Roman" w:cs="Times New Roman"/>
          <w:sz w:val="24"/>
          <w:szCs w:val="24"/>
        </w:rPr>
        <w:t>.</w:t>
      </w:r>
      <w:r w:rsidR="008E2E1E">
        <w:rPr>
          <w:rFonts w:ascii="Times New Roman" w:hAnsi="Times New Roman" w:cs="Times New Roman"/>
          <w:sz w:val="24"/>
          <w:szCs w:val="24"/>
        </w:rPr>
        <w:t>61</w:t>
      </w:r>
      <w:r w:rsidR="00CE12B5">
        <w:rPr>
          <w:rFonts w:ascii="Times New Roman" w:hAnsi="Times New Roman" w:cs="Times New Roman"/>
          <w:sz w:val="24"/>
          <w:szCs w:val="24"/>
        </w:rPr>
        <w:t xml:space="preserve">) for the daily group, and </w:t>
      </w:r>
      <w:r w:rsidR="00953527">
        <w:rPr>
          <w:rFonts w:ascii="Times New Roman" w:hAnsi="Times New Roman" w:cs="Times New Roman"/>
          <w:sz w:val="24"/>
          <w:szCs w:val="24"/>
        </w:rPr>
        <w:t>90.</w:t>
      </w:r>
      <w:r w:rsidR="00C673E2">
        <w:rPr>
          <w:rFonts w:ascii="Times New Roman" w:hAnsi="Times New Roman" w:cs="Times New Roman"/>
          <w:sz w:val="24"/>
          <w:szCs w:val="24"/>
        </w:rPr>
        <w:t>30</w:t>
      </w:r>
      <w:r w:rsidR="009360DE" w:rsidRPr="009360DE">
        <w:rPr>
          <w:rFonts w:ascii="Times New Roman" w:hAnsi="Times New Roman" w:cs="Times New Roman"/>
          <w:sz w:val="24"/>
          <w:szCs w:val="24"/>
        </w:rPr>
        <w:t xml:space="preserve"> </w:t>
      </w:r>
      <w:r w:rsidR="009360DE">
        <w:rPr>
          <w:rFonts w:ascii="Times New Roman" w:hAnsi="Times New Roman" w:cs="Times New Roman"/>
          <w:sz w:val="24"/>
          <w:szCs w:val="24"/>
        </w:rPr>
        <w:t>percentage points</w:t>
      </w:r>
      <w:r w:rsidR="00CE12B5">
        <w:rPr>
          <w:rFonts w:ascii="Times New Roman" w:hAnsi="Times New Roman" w:cs="Times New Roman"/>
          <w:sz w:val="24"/>
          <w:szCs w:val="24"/>
        </w:rPr>
        <w:t xml:space="preserve"> </w:t>
      </w:r>
      <w:r w:rsidR="00CE12B5" w:rsidRPr="004C3E9D">
        <w:rPr>
          <w:rFonts w:ascii="Times New Roman" w:hAnsi="Times New Roman" w:cs="Times New Roman"/>
          <w:sz w:val="24"/>
          <w:szCs w:val="24"/>
        </w:rPr>
        <w:t xml:space="preserve">(95% CI = </w:t>
      </w:r>
      <w:r w:rsidR="00BA1DE7">
        <w:rPr>
          <w:rFonts w:ascii="Times New Roman" w:hAnsi="Times New Roman" w:cs="Times New Roman"/>
          <w:sz w:val="24"/>
          <w:szCs w:val="24"/>
        </w:rPr>
        <w:t>83.55</w:t>
      </w:r>
      <w:r w:rsidR="00CE12B5" w:rsidRPr="004C3E9D">
        <w:rPr>
          <w:rFonts w:ascii="Times New Roman" w:hAnsi="Times New Roman" w:cs="Times New Roman"/>
          <w:sz w:val="24"/>
          <w:szCs w:val="24"/>
        </w:rPr>
        <w:t xml:space="preserve">, </w:t>
      </w:r>
      <w:r w:rsidR="00CB3AEF">
        <w:rPr>
          <w:rFonts w:ascii="Times New Roman" w:hAnsi="Times New Roman" w:cs="Times New Roman"/>
          <w:sz w:val="24"/>
          <w:szCs w:val="24"/>
        </w:rPr>
        <w:t>9</w:t>
      </w:r>
      <w:r w:rsidR="007D5720">
        <w:rPr>
          <w:rFonts w:ascii="Times New Roman" w:hAnsi="Times New Roman" w:cs="Times New Roman"/>
          <w:sz w:val="24"/>
          <w:szCs w:val="24"/>
        </w:rPr>
        <w:t>7</w:t>
      </w:r>
      <w:r w:rsidR="00CB3AEF">
        <w:rPr>
          <w:rFonts w:ascii="Times New Roman" w:hAnsi="Times New Roman" w:cs="Times New Roman"/>
          <w:sz w:val="24"/>
          <w:szCs w:val="24"/>
        </w:rPr>
        <w:t>.</w:t>
      </w:r>
      <w:r w:rsidR="00211DE6">
        <w:rPr>
          <w:rFonts w:ascii="Times New Roman" w:hAnsi="Times New Roman" w:cs="Times New Roman"/>
          <w:sz w:val="24"/>
          <w:szCs w:val="24"/>
        </w:rPr>
        <w:t>06</w:t>
      </w:r>
      <w:r w:rsidR="00CE12B5">
        <w:rPr>
          <w:rFonts w:ascii="Times New Roman" w:hAnsi="Times New Roman" w:cs="Times New Roman"/>
          <w:sz w:val="24"/>
          <w:szCs w:val="24"/>
        </w:rPr>
        <w:t>) for the group of multiple times a day.</w:t>
      </w:r>
      <w:r w:rsidR="00211DE6">
        <w:rPr>
          <w:rFonts w:ascii="Times New Roman" w:hAnsi="Times New Roman" w:cs="Times New Roman"/>
          <w:sz w:val="24"/>
          <w:szCs w:val="24"/>
        </w:rPr>
        <w:t xml:space="preserve"> Th</w:t>
      </w:r>
      <w:r w:rsidR="00850C98">
        <w:rPr>
          <w:rFonts w:ascii="Times New Roman" w:hAnsi="Times New Roman" w:cs="Times New Roman"/>
          <w:sz w:val="24"/>
          <w:szCs w:val="24"/>
        </w:rPr>
        <w:t xml:space="preserve">is tendency remains </w:t>
      </w:r>
      <w:r w:rsidR="00221706">
        <w:rPr>
          <w:rFonts w:ascii="Times New Roman" w:hAnsi="Times New Roman" w:cs="Times New Roman"/>
          <w:sz w:val="24"/>
          <w:szCs w:val="24"/>
        </w:rPr>
        <w:t xml:space="preserve">the </w:t>
      </w:r>
      <w:r w:rsidR="00850C98">
        <w:rPr>
          <w:rFonts w:ascii="Times New Roman" w:hAnsi="Times New Roman" w:cs="Times New Roman"/>
          <w:sz w:val="24"/>
          <w:szCs w:val="24"/>
        </w:rPr>
        <w:t xml:space="preserve">same among the other </w:t>
      </w:r>
      <w:r w:rsidR="00211DE6">
        <w:rPr>
          <w:rFonts w:ascii="Times New Roman" w:hAnsi="Times New Roman" w:cs="Times New Roman"/>
          <w:sz w:val="24"/>
          <w:szCs w:val="24"/>
        </w:rPr>
        <w:t>respondents</w:t>
      </w:r>
      <w:r w:rsidR="00850C98">
        <w:rPr>
          <w:rFonts w:ascii="Times New Roman" w:hAnsi="Times New Roman" w:cs="Times New Roman"/>
          <w:sz w:val="24"/>
          <w:szCs w:val="24"/>
        </w:rPr>
        <w:t xml:space="preserve">. </w:t>
      </w:r>
    </w:p>
    <w:p w14:paraId="1D86A24C" w14:textId="0F125402" w:rsidR="00B71C0E" w:rsidRDefault="008311B9">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One might </w:t>
      </w:r>
      <w:r w:rsidR="00510E21">
        <w:rPr>
          <w:rFonts w:ascii="Times New Roman" w:hAnsi="Times New Roman" w:cs="Times New Roman"/>
          <w:sz w:val="24"/>
          <w:szCs w:val="24"/>
        </w:rPr>
        <w:t xml:space="preserve">concern reverse causality (i.e., </w:t>
      </w:r>
      <w:r w:rsidR="000E1B7F">
        <w:rPr>
          <w:rFonts w:ascii="Times New Roman" w:hAnsi="Times New Roman" w:cs="Times New Roman"/>
          <w:sz w:val="24"/>
          <w:szCs w:val="24"/>
        </w:rPr>
        <w:t xml:space="preserve">a higher media consumption of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 </w:t>
      </w:r>
      <w:r w:rsidR="000E1B7F">
        <w:rPr>
          <w:rFonts w:ascii="Times New Roman" w:hAnsi="Times New Roman" w:cs="Times New Roman"/>
          <w:sz w:val="24"/>
          <w:szCs w:val="24"/>
        </w:rPr>
        <w:t xml:space="preserve">due to </w:t>
      </w:r>
      <w:r w:rsidR="00EA441D">
        <w:rPr>
          <w:rFonts w:ascii="Times New Roman" w:hAnsi="Times New Roman" w:cs="Times New Roman"/>
          <w:sz w:val="24"/>
          <w:szCs w:val="24"/>
        </w:rPr>
        <w:t xml:space="preserve">more anxiety </w:t>
      </w:r>
      <w:r w:rsidR="009D44F6">
        <w:rPr>
          <w:rFonts w:ascii="Times New Roman" w:hAnsi="Times New Roman" w:cs="Times New Roman"/>
          <w:sz w:val="24"/>
          <w:szCs w:val="24"/>
        </w:rPr>
        <w:t>about getting infected</w:t>
      </w:r>
      <w:r w:rsidR="00510E21">
        <w:rPr>
          <w:rFonts w:ascii="Times New Roman" w:hAnsi="Times New Roman" w:cs="Times New Roman"/>
          <w:sz w:val="24"/>
          <w:szCs w:val="24"/>
        </w:rPr>
        <w:t xml:space="preserve">). </w:t>
      </w:r>
      <w:r w:rsidR="009D44F6">
        <w:rPr>
          <w:rFonts w:ascii="Times New Roman" w:hAnsi="Times New Roman" w:cs="Times New Roman"/>
          <w:sz w:val="24"/>
          <w:szCs w:val="24"/>
        </w:rPr>
        <w:t>However, t</w:t>
      </w:r>
      <w:r w:rsidR="00F63C05">
        <w:rPr>
          <w:rFonts w:ascii="Times New Roman" w:hAnsi="Times New Roman" w:cs="Times New Roman"/>
          <w:sz w:val="24"/>
          <w:szCs w:val="24"/>
        </w:rPr>
        <w:t xml:space="preserve">he </w:t>
      </w:r>
      <w:r w:rsidR="007F1903">
        <w:rPr>
          <w:rFonts w:ascii="Times New Roman" w:hAnsi="Times New Roman" w:cs="Times New Roman"/>
          <w:sz w:val="24"/>
          <w:szCs w:val="24"/>
        </w:rPr>
        <w:t>effect</w:t>
      </w:r>
      <w:r w:rsidR="009544D3">
        <w:rPr>
          <w:rFonts w:ascii="Times New Roman" w:hAnsi="Times New Roman" w:cs="Times New Roman"/>
          <w:sz w:val="24"/>
          <w:szCs w:val="24"/>
        </w:rPr>
        <w:t xml:space="preserve"> remained significant</w:t>
      </w:r>
      <w:r w:rsidR="00B0588F">
        <w:rPr>
          <w:rFonts w:ascii="Times New Roman" w:hAnsi="Times New Roman" w:cs="Times New Roman"/>
          <w:sz w:val="24"/>
          <w:szCs w:val="24"/>
        </w:rPr>
        <w:t xml:space="preserve"> when we controlled for </w:t>
      </w:r>
      <w:r w:rsidR="00436E69">
        <w:rPr>
          <w:rFonts w:ascii="Times New Roman" w:hAnsi="Times New Roman" w:cs="Times New Roman"/>
          <w:sz w:val="24"/>
          <w:szCs w:val="24"/>
        </w:rPr>
        <w:t xml:space="preserve">those who are not worried about contracting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w:t>
      </w:r>
      <w:r w:rsidR="00436E69">
        <w:rPr>
          <w:rFonts w:ascii="Times New Roman" w:hAnsi="Times New Roman" w:cs="Times New Roman"/>
          <w:sz w:val="24"/>
          <w:szCs w:val="24"/>
        </w:rPr>
        <w:t>.</w:t>
      </w:r>
    </w:p>
    <w:p w14:paraId="24EA6687" w14:textId="081A8D20" w:rsidR="00BC1340" w:rsidRDefault="007D7297" w:rsidP="003131C6">
      <w:pPr>
        <w:spacing w:after="160" w:line="240" w:lineRule="auto"/>
        <w:rPr>
          <w:noProof/>
        </w:rPr>
      </w:pPr>
      <w:r w:rsidRPr="007D7297">
        <w:t xml:space="preserve"> </w:t>
      </w:r>
    </w:p>
    <w:p w14:paraId="502828D4" w14:textId="77777777" w:rsidR="007C7D0B" w:rsidRDefault="007C7D0B" w:rsidP="007C7D0B">
      <w:pPr>
        <w:pStyle w:val="Heading2"/>
      </w:pPr>
      <w:r>
        <w:t>COVID-19 Anxiety</w:t>
      </w:r>
    </w:p>
    <w:p w14:paraId="44192615" w14:textId="1E4F2A78" w:rsidR="00FC256E" w:rsidRDefault="007C7D0B" w:rsidP="008D061C">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Figure 2 shows </w:t>
      </w:r>
      <w:r w:rsidR="008E36B8">
        <w:rPr>
          <w:rFonts w:ascii="Times New Roman" w:hAnsi="Times New Roman" w:cs="Times New Roman"/>
          <w:sz w:val="24"/>
          <w:szCs w:val="24"/>
        </w:rPr>
        <w:t xml:space="preserve">that </w:t>
      </w:r>
      <w:r>
        <w:rPr>
          <w:rFonts w:ascii="Times New Roman" w:hAnsi="Times New Roman" w:cs="Times New Roman"/>
          <w:sz w:val="24"/>
          <w:szCs w:val="24"/>
        </w:rPr>
        <w:t xml:space="preserve">the degree of COVID-19 anxiety </w:t>
      </w:r>
      <w:r w:rsidR="00C666CE">
        <w:rPr>
          <w:rFonts w:ascii="Times New Roman" w:hAnsi="Times New Roman" w:cs="Times New Roman"/>
          <w:sz w:val="24"/>
          <w:szCs w:val="24"/>
        </w:rPr>
        <w:t>i</w:t>
      </w:r>
      <w:r w:rsidR="003F2984">
        <w:rPr>
          <w:rFonts w:ascii="Times New Roman" w:hAnsi="Times New Roman" w:cs="Times New Roman"/>
          <w:sz w:val="24"/>
          <w:szCs w:val="24"/>
        </w:rPr>
        <w:t xml:space="preserve">s </w:t>
      </w:r>
      <w:r w:rsidR="003131C6">
        <w:rPr>
          <w:rFonts w:ascii="Times New Roman" w:hAnsi="Times New Roman" w:cs="Times New Roman"/>
          <w:sz w:val="24"/>
          <w:szCs w:val="24"/>
        </w:rPr>
        <w:t xml:space="preserve">strongly </w:t>
      </w:r>
      <w:r w:rsidR="003F2984">
        <w:rPr>
          <w:rFonts w:ascii="Times New Roman" w:hAnsi="Times New Roman" w:cs="Times New Roman"/>
          <w:sz w:val="24"/>
          <w:szCs w:val="24"/>
        </w:rPr>
        <w:t>associated with</w:t>
      </w:r>
      <w:r>
        <w:rPr>
          <w:rFonts w:ascii="Times New Roman" w:hAnsi="Times New Roman" w:cs="Times New Roman"/>
          <w:sz w:val="24"/>
          <w:szCs w:val="24"/>
        </w:rPr>
        <w:t xml:space="preserve"> the </w:t>
      </w:r>
      <w:r w:rsidR="003131C6">
        <w:rPr>
          <w:rFonts w:ascii="Times New Roman" w:hAnsi="Times New Roman" w:cs="Times New Roman"/>
          <w:sz w:val="24"/>
          <w:szCs w:val="24"/>
        </w:rPr>
        <w:t>extent</w:t>
      </w:r>
      <w:r>
        <w:rPr>
          <w:rFonts w:ascii="Times New Roman" w:hAnsi="Times New Roman" w:cs="Times New Roman"/>
          <w:sz w:val="24"/>
          <w:szCs w:val="24"/>
        </w:rPr>
        <w:t xml:space="preserve"> of media consumption </w:t>
      </w:r>
      <w:r w:rsidR="000F64DB">
        <w:rPr>
          <w:rFonts w:ascii="Times New Roman" w:hAnsi="Times New Roman" w:cs="Times New Roman"/>
          <w:sz w:val="24"/>
          <w:szCs w:val="24"/>
        </w:rPr>
        <w:t>among</w:t>
      </w:r>
      <w:r w:rsidR="005604A6">
        <w:rPr>
          <w:rFonts w:ascii="Times New Roman" w:hAnsi="Times New Roman" w:cs="Times New Roman"/>
          <w:sz w:val="24"/>
          <w:szCs w:val="24"/>
        </w:rPr>
        <w:t xml:space="preserve"> both Fox News viewers and the other</w:t>
      </w:r>
      <w:r w:rsidR="000F64DB">
        <w:rPr>
          <w:rFonts w:ascii="Times New Roman" w:hAnsi="Times New Roman" w:cs="Times New Roman"/>
          <w:sz w:val="24"/>
          <w:szCs w:val="24"/>
        </w:rPr>
        <w:t xml:space="preserve"> respondents</w:t>
      </w:r>
      <w:r w:rsidR="00C954A5">
        <w:rPr>
          <w:rFonts w:ascii="Times New Roman" w:hAnsi="Times New Roman" w:cs="Times New Roman"/>
          <w:sz w:val="24"/>
          <w:szCs w:val="24"/>
        </w:rPr>
        <w:t xml:space="preserve"> (see </w:t>
      </w:r>
      <w:proofErr w:type="spellStart"/>
      <w:r w:rsidR="00C954A5">
        <w:rPr>
          <w:rFonts w:ascii="Times New Roman" w:hAnsi="Times New Roman" w:cs="Times New Roman"/>
          <w:sz w:val="24"/>
          <w:szCs w:val="24"/>
        </w:rPr>
        <w:t>eTable</w:t>
      </w:r>
      <w:proofErr w:type="spellEnd"/>
      <w:r w:rsidR="00C954A5">
        <w:rPr>
          <w:rFonts w:ascii="Times New Roman" w:hAnsi="Times New Roman" w:cs="Times New Roman"/>
          <w:sz w:val="24"/>
          <w:szCs w:val="24"/>
        </w:rPr>
        <w:t xml:space="preserve"> </w:t>
      </w:r>
      <w:r w:rsidR="00A10317">
        <w:rPr>
          <w:rFonts w:ascii="Times New Roman" w:hAnsi="Times New Roman" w:cs="Times New Roman"/>
          <w:sz w:val="24"/>
          <w:szCs w:val="24"/>
        </w:rPr>
        <w:t>4</w:t>
      </w:r>
      <w:r w:rsidR="00C954A5">
        <w:rPr>
          <w:rFonts w:ascii="Times New Roman" w:hAnsi="Times New Roman" w:cs="Times New Roman"/>
          <w:sz w:val="24"/>
          <w:szCs w:val="24"/>
        </w:rPr>
        <w:t xml:space="preserve"> for more details of the result)</w:t>
      </w:r>
      <w:r>
        <w:rPr>
          <w:rFonts w:ascii="Times New Roman" w:hAnsi="Times New Roman" w:cs="Times New Roman"/>
          <w:sz w:val="24"/>
          <w:szCs w:val="24"/>
        </w:rPr>
        <w:t>.</w:t>
      </w:r>
      <w:r w:rsidR="00E82BA6">
        <w:rPr>
          <w:rFonts w:ascii="Times New Roman" w:hAnsi="Times New Roman" w:cs="Times New Roman"/>
          <w:sz w:val="24"/>
          <w:szCs w:val="24"/>
        </w:rPr>
        <w:t xml:space="preserve"> We tested </w:t>
      </w:r>
      <w:r w:rsidR="00C8463C">
        <w:rPr>
          <w:rFonts w:ascii="Times New Roman" w:hAnsi="Times New Roman" w:cs="Times New Roman"/>
          <w:sz w:val="24"/>
          <w:szCs w:val="24"/>
        </w:rPr>
        <w:t xml:space="preserve">with </w:t>
      </w:r>
      <w:r w:rsidR="00E82BA6">
        <w:rPr>
          <w:rFonts w:ascii="Times New Roman" w:hAnsi="Times New Roman" w:cs="Times New Roman"/>
          <w:sz w:val="24"/>
          <w:szCs w:val="24"/>
        </w:rPr>
        <w:t xml:space="preserve">four types of </w:t>
      </w:r>
      <w:r w:rsidR="00C8463C">
        <w:rPr>
          <w:rFonts w:ascii="Times New Roman" w:hAnsi="Times New Roman" w:cs="Times New Roman"/>
          <w:sz w:val="24"/>
          <w:szCs w:val="24"/>
        </w:rPr>
        <w:t xml:space="preserve">anxiety: contracting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w:t>
      </w:r>
      <w:r w:rsidR="00C8463C">
        <w:rPr>
          <w:rFonts w:ascii="Times New Roman" w:hAnsi="Times New Roman" w:cs="Times New Roman"/>
          <w:sz w:val="24"/>
          <w:szCs w:val="24"/>
        </w:rPr>
        <w:t xml:space="preserve">, serious complication or death from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w:t>
      </w:r>
      <w:r w:rsidR="00C8463C">
        <w:rPr>
          <w:rFonts w:ascii="Times New Roman" w:hAnsi="Times New Roman" w:cs="Times New Roman"/>
          <w:sz w:val="24"/>
          <w:szCs w:val="24"/>
        </w:rPr>
        <w:t>, effects of social distancing on the economy, and shortages of necessary items.</w:t>
      </w:r>
      <w:r>
        <w:rPr>
          <w:rFonts w:ascii="Times New Roman" w:hAnsi="Times New Roman" w:cs="Times New Roman"/>
          <w:sz w:val="24"/>
          <w:szCs w:val="24"/>
        </w:rPr>
        <w:t xml:space="preserve"> </w:t>
      </w:r>
      <w:r w:rsidR="00FC256E">
        <w:rPr>
          <w:rFonts w:ascii="Times New Roman" w:hAnsi="Times New Roman" w:cs="Times New Roman"/>
          <w:sz w:val="24"/>
          <w:szCs w:val="24"/>
        </w:rPr>
        <w:t xml:space="preserve">The plots indicate that the respondents are more worried when they are exposed to </w:t>
      </w:r>
      <w:r w:rsidR="00972808">
        <w:rPr>
          <w:rFonts w:ascii="Times New Roman" w:hAnsi="Times New Roman" w:cs="Times New Roman"/>
          <w:sz w:val="24"/>
          <w:szCs w:val="24"/>
        </w:rPr>
        <w:t xml:space="preserve">the media coverage of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 </w:t>
      </w:r>
      <w:r w:rsidR="00CF077B">
        <w:rPr>
          <w:rFonts w:ascii="Times New Roman" w:hAnsi="Times New Roman" w:cs="Times New Roman"/>
          <w:sz w:val="24"/>
          <w:szCs w:val="24"/>
        </w:rPr>
        <w:t>more frequently</w:t>
      </w:r>
      <w:r w:rsidR="008D2174">
        <w:rPr>
          <w:rFonts w:ascii="Times New Roman" w:hAnsi="Times New Roman" w:cs="Times New Roman"/>
          <w:sz w:val="24"/>
          <w:szCs w:val="24"/>
        </w:rPr>
        <w:t>, even when the</w:t>
      </w:r>
      <w:r w:rsidR="00CF077B">
        <w:rPr>
          <w:rFonts w:ascii="Times New Roman" w:hAnsi="Times New Roman" w:cs="Times New Roman"/>
          <w:sz w:val="24"/>
          <w:szCs w:val="24"/>
        </w:rPr>
        <w:t>ir primary source of media is Fox News.</w:t>
      </w:r>
    </w:p>
    <w:p w14:paraId="0A62B557" w14:textId="792F7783" w:rsidR="003F56EA" w:rsidRDefault="00277C2E" w:rsidP="008D061C">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lastRenderedPageBreak/>
        <w:t xml:space="preserve">Fox News viewers tend to be less worried about contracting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 </w:t>
      </w:r>
      <w:r>
        <w:rPr>
          <w:rFonts w:ascii="Times New Roman" w:hAnsi="Times New Roman" w:cs="Times New Roman"/>
          <w:sz w:val="24"/>
          <w:szCs w:val="24"/>
        </w:rPr>
        <w:t xml:space="preserve">or </w:t>
      </w:r>
      <w:r w:rsidR="00AA73B6">
        <w:rPr>
          <w:rFonts w:ascii="Times New Roman" w:hAnsi="Times New Roman" w:cs="Times New Roman"/>
          <w:sz w:val="24"/>
          <w:szCs w:val="24"/>
        </w:rPr>
        <w:t>a serious complication on average than the other respondents</w:t>
      </w:r>
      <w:r w:rsidR="00B21CFD">
        <w:rPr>
          <w:rFonts w:ascii="Times New Roman" w:hAnsi="Times New Roman" w:cs="Times New Roman"/>
          <w:sz w:val="24"/>
          <w:szCs w:val="24"/>
        </w:rPr>
        <w:t xml:space="preserve"> among </w:t>
      </w:r>
      <w:r w:rsidR="00A371AA">
        <w:rPr>
          <w:rFonts w:ascii="Times New Roman" w:hAnsi="Times New Roman" w:cs="Times New Roman"/>
          <w:sz w:val="24"/>
          <w:szCs w:val="24"/>
        </w:rPr>
        <w:t xml:space="preserve">those who consumed the media coverage of </w:t>
      </w:r>
      <w:r w:rsidR="0022484A" w:rsidRPr="00531E2F">
        <w:rPr>
          <w:rFonts w:ascii="Times New Roman" w:hAnsi="Times New Roman" w:cs="Times New Roman"/>
          <w:sz w:val="24"/>
          <w:szCs w:val="24"/>
        </w:rPr>
        <w:t>SARS-CoV-2</w:t>
      </w:r>
      <w:r w:rsidR="0022484A">
        <w:rPr>
          <w:rFonts w:ascii="Times New Roman" w:hAnsi="Times New Roman" w:cs="Times New Roman"/>
          <w:sz w:val="24"/>
          <w:szCs w:val="24"/>
        </w:rPr>
        <w:t xml:space="preserve"> virus </w:t>
      </w:r>
      <w:r w:rsidR="00A371AA">
        <w:rPr>
          <w:rFonts w:ascii="Times New Roman" w:hAnsi="Times New Roman" w:cs="Times New Roman"/>
          <w:sz w:val="24"/>
          <w:szCs w:val="24"/>
        </w:rPr>
        <w:t>weekly or less</w:t>
      </w:r>
      <w:r w:rsidR="00FB0250">
        <w:rPr>
          <w:rFonts w:ascii="Times New Roman" w:hAnsi="Times New Roman" w:cs="Times New Roman"/>
          <w:sz w:val="24"/>
          <w:szCs w:val="24"/>
        </w:rPr>
        <w:t>, as shown in plots (a) and (b). H</w:t>
      </w:r>
      <w:r w:rsidR="00AA73B6">
        <w:rPr>
          <w:rFonts w:ascii="Times New Roman" w:hAnsi="Times New Roman" w:cs="Times New Roman"/>
          <w:sz w:val="24"/>
          <w:szCs w:val="24"/>
        </w:rPr>
        <w:t xml:space="preserve">owever, </w:t>
      </w:r>
      <w:r w:rsidR="00FB0250">
        <w:rPr>
          <w:rFonts w:ascii="Times New Roman" w:hAnsi="Times New Roman" w:cs="Times New Roman"/>
          <w:sz w:val="24"/>
          <w:szCs w:val="24"/>
        </w:rPr>
        <w:t xml:space="preserve">the differences </w:t>
      </w:r>
      <w:r w:rsidR="00075332">
        <w:rPr>
          <w:rFonts w:ascii="Times New Roman" w:hAnsi="Times New Roman" w:cs="Times New Roman"/>
          <w:sz w:val="24"/>
          <w:szCs w:val="24"/>
        </w:rPr>
        <w:t>disappear in the groups with more frequent media consumption.</w:t>
      </w:r>
    </w:p>
    <w:p w14:paraId="79C0F415" w14:textId="046BD000" w:rsidR="008D061C" w:rsidRDefault="008D061C" w:rsidP="008D061C">
      <w:pPr>
        <w:spacing w:after="160" w:line="480" w:lineRule="auto"/>
        <w:ind w:firstLine="317"/>
      </w:pPr>
    </w:p>
    <w:p w14:paraId="61E1DB8E" w14:textId="102F1839" w:rsidR="007C7D0B" w:rsidRPr="008D061C" w:rsidRDefault="004B5D84" w:rsidP="008D061C">
      <w:pPr>
        <w:spacing w:after="160" w:line="240" w:lineRule="auto"/>
        <w:rPr>
          <w:rFonts w:ascii="Times New Roman" w:hAnsi="Times New Roman" w:cs="Times New Roman"/>
          <w:sz w:val="24"/>
          <w:szCs w:val="24"/>
        </w:rPr>
      </w:pPr>
      <w:r w:rsidRPr="008D061C">
        <w:rPr>
          <w:rFonts w:ascii="Times New Roman" w:hAnsi="Times New Roman" w:cs="Times New Roman"/>
          <w:noProof/>
          <w:sz w:val="24"/>
          <w:szCs w:val="24"/>
        </w:rPr>
        <w:drawing>
          <wp:inline distT="0" distB="0" distL="0" distR="0" wp14:anchorId="5A99DCB8" wp14:editId="20CCF73E">
            <wp:extent cx="5943600" cy="3712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712845"/>
                    </a:xfrm>
                    <a:prstGeom prst="rect">
                      <a:avLst/>
                    </a:prstGeom>
                    <a:noFill/>
                    <a:ln>
                      <a:noFill/>
                    </a:ln>
                  </pic:spPr>
                </pic:pic>
              </a:graphicData>
            </a:graphic>
          </wp:inline>
        </w:drawing>
      </w:r>
      <w:r w:rsidR="007C7D0B" w:rsidRPr="008D061C">
        <w:rPr>
          <w:rFonts w:ascii="Times New Roman" w:hAnsi="Times New Roman" w:cs="Times New Roman"/>
          <w:sz w:val="24"/>
          <w:szCs w:val="24"/>
        </w:rPr>
        <w:t xml:space="preserve"> </w:t>
      </w:r>
    </w:p>
    <w:p w14:paraId="2B21F105" w14:textId="0A390631" w:rsidR="007C7D0B" w:rsidRPr="0009155C" w:rsidRDefault="007C7D0B" w:rsidP="004453D5">
      <w:pPr>
        <w:spacing w:after="160" w:line="240" w:lineRule="auto"/>
        <w:rPr>
          <w:rFonts w:ascii="Times New Roman" w:hAnsi="Times New Roman" w:cs="Times New Roman"/>
          <w:sz w:val="24"/>
          <w:szCs w:val="24"/>
        </w:rPr>
      </w:pPr>
      <w:r w:rsidRPr="0009155C">
        <w:rPr>
          <w:rFonts w:ascii="Times New Roman" w:hAnsi="Times New Roman" w:cs="Times New Roman"/>
          <w:b/>
          <w:bCs/>
          <w:sz w:val="24"/>
          <w:szCs w:val="24"/>
        </w:rPr>
        <w:t>Fig</w:t>
      </w:r>
      <w:r w:rsidR="0009155C" w:rsidRPr="0009155C">
        <w:rPr>
          <w:rFonts w:ascii="Times New Roman" w:hAnsi="Times New Roman" w:cs="Times New Roman"/>
          <w:b/>
          <w:bCs/>
          <w:sz w:val="24"/>
          <w:szCs w:val="24"/>
        </w:rPr>
        <w:t>.</w:t>
      </w:r>
      <w:r w:rsidRPr="0009155C">
        <w:rPr>
          <w:rFonts w:ascii="Times New Roman" w:hAnsi="Times New Roman" w:cs="Times New Roman"/>
          <w:b/>
          <w:bCs/>
          <w:sz w:val="24"/>
          <w:szCs w:val="24"/>
        </w:rPr>
        <w:t xml:space="preserve"> 2</w:t>
      </w:r>
      <w:r w:rsidR="0009155C" w:rsidRPr="0009155C">
        <w:rPr>
          <w:rFonts w:ascii="Times New Roman" w:hAnsi="Times New Roman" w:cs="Times New Roman"/>
          <w:b/>
          <w:bCs/>
          <w:sz w:val="24"/>
          <w:szCs w:val="24"/>
        </w:rPr>
        <w:t xml:space="preserve"> |</w:t>
      </w:r>
      <w:r w:rsidRPr="0009155C">
        <w:rPr>
          <w:rFonts w:ascii="Times New Roman" w:hAnsi="Times New Roman" w:cs="Times New Roman"/>
          <w:b/>
          <w:bCs/>
          <w:sz w:val="24"/>
          <w:szCs w:val="24"/>
        </w:rPr>
        <w:t xml:space="preserve"> Effect of Media Consumption of </w:t>
      </w:r>
      <w:r w:rsidR="0022484A" w:rsidRPr="0022484A">
        <w:rPr>
          <w:rFonts w:ascii="Times New Roman" w:hAnsi="Times New Roman" w:cs="Times New Roman"/>
          <w:b/>
          <w:bCs/>
          <w:sz w:val="24"/>
          <w:szCs w:val="24"/>
        </w:rPr>
        <w:t xml:space="preserve">SARS-CoV-2 virus </w:t>
      </w:r>
      <w:r w:rsidRPr="0009155C">
        <w:rPr>
          <w:rFonts w:ascii="Times New Roman" w:hAnsi="Times New Roman" w:cs="Times New Roman"/>
          <w:b/>
          <w:bCs/>
          <w:sz w:val="24"/>
          <w:szCs w:val="24"/>
        </w:rPr>
        <w:t>on the Degrees of COVID-19 Anxiety by Different Sources of Media Consumption.</w:t>
      </w:r>
      <w:r w:rsidR="0009155C">
        <w:rPr>
          <w:rFonts w:ascii="Times New Roman" w:hAnsi="Times New Roman" w:cs="Times New Roman"/>
          <w:sz w:val="24"/>
          <w:szCs w:val="24"/>
        </w:rPr>
        <w:t xml:space="preserve"> The results are </w:t>
      </w:r>
      <w:r w:rsidR="00747702">
        <w:rPr>
          <w:rFonts w:ascii="Times New Roman" w:hAnsi="Times New Roman" w:cs="Times New Roman"/>
          <w:sz w:val="24"/>
          <w:szCs w:val="24"/>
        </w:rPr>
        <w:t xml:space="preserve">presented </w:t>
      </w:r>
      <w:r w:rsidR="0009155C">
        <w:rPr>
          <w:rFonts w:ascii="Times New Roman" w:hAnsi="Times New Roman" w:cs="Times New Roman"/>
          <w:sz w:val="24"/>
          <w:szCs w:val="24"/>
        </w:rPr>
        <w:t xml:space="preserve">in </w:t>
      </w:r>
      <w:proofErr w:type="spellStart"/>
      <w:r w:rsidR="0009155C">
        <w:rPr>
          <w:rFonts w:ascii="Times New Roman" w:hAnsi="Times New Roman" w:cs="Times New Roman"/>
          <w:sz w:val="24"/>
          <w:szCs w:val="24"/>
        </w:rPr>
        <w:t>eTable</w:t>
      </w:r>
      <w:proofErr w:type="spellEnd"/>
      <w:r w:rsidR="0009155C">
        <w:rPr>
          <w:rFonts w:ascii="Times New Roman" w:hAnsi="Times New Roman" w:cs="Times New Roman"/>
          <w:sz w:val="24"/>
          <w:szCs w:val="24"/>
        </w:rPr>
        <w:t xml:space="preserve"> 4 in the supplementary material. The </w:t>
      </w:r>
      <w:r w:rsidR="0009155C" w:rsidRPr="008B4AF7">
        <w:rPr>
          <w:rFonts w:ascii="Times New Roman" w:hAnsi="Times New Roman" w:cs="Times New Roman"/>
          <w:sz w:val="24"/>
          <w:szCs w:val="24"/>
        </w:rPr>
        <w:t>capped spikes</w:t>
      </w:r>
      <w:r w:rsidR="0009155C">
        <w:rPr>
          <w:rFonts w:ascii="Times New Roman" w:hAnsi="Times New Roman" w:cs="Times New Roman"/>
          <w:sz w:val="24"/>
          <w:szCs w:val="24"/>
        </w:rPr>
        <w:t xml:space="preserve"> mean 95% prediction intervals.</w:t>
      </w:r>
    </w:p>
    <w:p w14:paraId="36E37B52" w14:textId="4F045C82" w:rsidR="00CE6C15" w:rsidRDefault="00CE6C15" w:rsidP="001B2670">
      <w:pPr>
        <w:spacing w:after="160" w:line="480" w:lineRule="auto"/>
        <w:rPr>
          <w:noProof/>
        </w:rPr>
      </w:pPr>
    </w:p>
    <w:p w14:paraId="2AF7E180" w14:textId="10631F85" w:rsidR="000653A7" w:rsidRDefault="000653A7" w:rsidP="000653A7">
      <w:pPr>
        <w:pStyle w:val="Heading2"/>
      </w:pPr>
      <w:r>
        <w:lastRenderedPageBreak/>
        <w:t>Trust in Governments and Medical Scientists</w:t>
      </w:r>
    </w:p>
    <w:p w14:paraId="347306C3" w14:textId="77777777" w:rsidR="00E70A95" w:rsidRDefault="00E70A95" w:rsidP="00E70A95">
      <w:pPr>
        <w:spacing w:after="160" w:line="240" w:lineRule="auto"/>
        <w:rPr>
          <w:noProof/>
        </w:rPr>
      </w:pPr>
      <w:r>
        <w:rPr>
          <w:noProof/>
        </w:rPr>
        <w:drawing>
          <wp:inline distT="0" distB="0" distL="0" distR="0" wp14:anchorId="4A665591" wp14:editId="52ED6F98">
            <wp:extent cx="5943600" cy="37128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12845"/>
                    </a:xfrm>
                    <a:prstGeom prst="rect">
                      <a:avLst/>
                    </a:prstGeom>
                    <a:noFill/>
                    <a:ln>
                      <a:noFill/>
                    </a:ln>
                  </pic:spPr>
                </pic:pic>
              </a:graphicData>
            </a:graphic>
          </wp:inline>
        </w:drawing>
      </w:r>
      <w:r w:rsidRPr="22D90282">
        <w:rPr>
          <w:noProof/>
        </w:rPr>
        <w:t xml:space="preserve"> </w:t>
      </w:r>
    </w:p>
    <w:p w14:paraId="43B5E730" w14:textId="421E42C8" w:rsidR="00E70A95" w:rsidRDefault="00E70A95" w:rsidP="00E70A95">
      <w:pPr>
        <w:spacing w:after="160" w:line="240" w:lineRule="auto"/>
        <w:rPr>
          <w:rFonts w:ascii="Times New Roman" w:hAnsi="Times New Roman" w:cs="Times New Roman"/>
          <w:sz w:val="24"/>
          <w:szCs w:val="24"/>
        </w:rPr>
      </w:pPr>
      <w:r w:rsidRPr="00E70A95">
        <w:rPr>
          <w:rFonts w:ascii="Times New Roman" w:hAnsi="Times New Roman" w:cs="Times New Roman"/>
          <w:b/>
          <w:bCs/>
          <w:sz w:val="24"/>
          <w:szCs w:val="24"/>
        </w:rPr>
        <w:t>Fig</w:t>
      </w:r>
      <w:r w:rsidR="008E6389">
        <w:rPr>
          <w:rFonts w:ascii="Times New Roman" w:hAnsi="Times New Roman" w:cs="Times New Roman"/>
          <w:b/>
          <w:bCs/>
          <w:sz w:val="24"/>
          <w:szCs w:val="24"/>
        </w:rPr>
        <w:t xml:space="preserve">. </w:t>
      </w:r>
      <w:r w:rsidRPr="008B4AF7">
        <w:rPr>
          <w:rFonts w:ascii="Times New Roman" w:hAnsi="Times New Roman" w:cs="Times New Roman"/>
          <w:b/>
          <w:bCs/>
          <w:sz w:val="24"/>
          <w:szCs w:val="24"/>
        </w:rPr>
        <w:t>3</w:t>
      </w:r>
      <w:r w:rsidR="008E6389" w:rsidRPr="008B4AF7">
        <w:rPr>
          <w:rFonts w:ascii="Times New Roman" w:hAnsi="Times New Roman" w:cs="Times New Roman"/>
          <w:b/>
          <w:bCs/>
          <w:sz w:val="24"/>
          <w:szCs w:val="24"/>
        </w:rPr>
        <w:t xml:space="preserve"> |</w:t>
      </w:r>
      <w:r w:rsidRPr="008B4AF7">
        <w:rPr>
          <w:rFonts w:ascii="Times New Roman" w:hAnsi="Times New Roman" w:cs="Times New Roman"/>
          <w:b/>
          <w:bCs/>
          <w:sz w:val="24"/>
          <w:szCs w:val="24"/>
        </w:rPr>
        <w:t xml:space="preserve"> Effect of Media Consumption of </w:t>
      </w:r>
      <w:r w:rsidR="0022484A" w:rsidRPr="0022484A">
        <w:rPr>
          <w:rFonts w:ascii="Times New Roman" w:hAnsi="Times New Roman" w:cs="Times New Roman"/>
          <w:b/>
          <w:bCs/>
          <w:sz w:val="24"/>
          <w:szCs w:val="24"/>
        </w:rPr>
        <w:t xml:space="preserve">SARS-CoV-2 virus </w:t>
      </w:r>
      <w:r w:rsidRPr="008B4AF7">
        <w:rPr>
          <w:rFonts w:ascii="Times New Roman" w:hAnsi="Times New Roman" w:cs="Times New Roman"/>
          <w:b/>
          <w:bCs/>
          <w:sz w:val="24"/>
          <w:szCs w:val="24"/>
        </w:rPr>
        <w:t>on the Degrees of Trust in Governments and Medical Scientists.</w:t>
      </w:r>
      <w:r w:rsidR="008B4AF7">
        <w:rPr>
          <w:rFonts w:ascii="Times New Roman" w:hAnsi="Times New Roman" w:cs="Times New Roman"/>
          <w:sz w:val="24"/>
          <w:szCs w:val="24"/>
        </w:rPr>
        <w:t xml:space="preserve"> </w:t>
      </w:r>
      <w:r w:rsidR="00F8663F">
        <w:rPr>
          <w:rFonts w:ascii="Times New Roman" w:hAnsi="Times New Roman" w:cs="Times New Roman"/>
          <w:sz w:val="24"/>
          <w:szCs w:val="24"/>
        </w:rPr>
        <w:t xml:space="preserve">The results are </w:t>
      </w:r>
      <w:r w:rsidR="00747702">
        <w:rPr>
          <w:rFonts w:ascii="Times New Roman" w:hAnsi="Times New Roman" w:cs="Times New Roman"/>
          <w:sz w:val="24"/>
          <w:szCs w:val="24"/>
        </w:rPr>
        <w:t xml:space="preserve">presented </w:t>
      </w:r>
      <w:r w:rsidR="0009155C">
        <w:rPr>
          <w:rFonts w:ascii="Times New Roman" w:hAnsi="Times New Roman" w:cs="Times New Roman"/>
          <w:sz w:val="24"/>
          <w:szCs w:val="24"/>
        </w:rPr>
        <w:t xml:space="preserve">in </w:t>
      </w:r>
      <w:proofErr w:type="spellStart"/>
      <w:r w:rsidR="0009155C">
        <w:rPr>
          <w:rFonts w:ascii="Times New Roman" w:hAnsi="Times New Roman" w:cs="Times New Roman"/>
          <w:sz w:val="24"/>
          <w:szCs w:val="24"/>
        </w:rPr>
        <w:t>eTable</w:t>
      </w:r>
      <w:proofErr w:type="spellEnd"/>
      <w:r w:rsidR="0009155C">
        <w:rPr>
          <w:rFonts w:ascii="Times New Roman" w:hAnsi="Times New Roman" w:cs="Times New Roman"/>
          <w:sz w:val="24"/>
          <w:szCs w:val="24"/>
        </w:rPr>
        <w:t xml:space="preserve"> 5 in the supplementary material. </w:t>
      </w:r>
      <w:r w:rsidR="008B4AF7">
        <w:rPr>
          <w:rFonts w:ascii="Times New Roman" w:hAnsi="Times New Roman" w:cs="Times New Roman"/>
          <w:sz w:val="24"/>
          <w:szCs w:val="24"/>
        </w:rPr>
        <w:t xml:space="preserve">The </w:t>
      </w:r>
      <w:r w:rsidR="008B4AF7" w:rsidRPr="008B4AF7">
        <w:rPr>
          <w:rFonts w:ascii="Times New Roman" w:hAnsi="Times New Roman" w:cs="Times New Roman"/>
          <w:sz w:val="24"/>
          <w:szCs w:val="24"/>
        </w:rPr>
        <w:t>capped spikes</w:t>
      </w:r>
      <w:r w:rsidR="008B4AF7">
        <w:rPr>
          <w:rFonts w:ascii="Times New Roman" w:hAnsi="Times New Roman" w:cs="Times New Roman"/>
          <w:sz w:val="24"/>
          <w:szCs w:val="24"/>
        </w:rPr>
        <w:t xml:space="preserve"> mean 95% </w:t>
      </w:r>
      <w:r w:rsidR="00F8663F">
        <w:rPr>
          <w:rFonts w:ascii="Times New Roman" w:hAnsi="Times New Roman" w:cs="Times New Roman"/>
          <w:sz w:val="24"/>
          <w:szCs w:val="24"/>
        </w:rPr>
        <w:t>prediction</w:t>
      </w:r>
      <w:r w:rsidR="008B4AF7">
        <w:rPr>
          <w:rFonts w:ascii="Times New Roman" w:hAnsi="Times New Roman" w:cs="Times New Roman"/>
          <w:sz w:val="24"/>
          <w:szCs w:val="24"/>
        </w:rPr>
        <w:t xml:space="preserve"> intervals.</w:t>
      </w:r>
    </w:p>
    <w:p w14:paraId="7BC99826" w14:textId="77777777" w:rsidR="00E70A95" w:rsidRDefault="00E70A95" w:rsidP="000653A7">
      <w:pPr>
        <w:spacing w:after="160" w:line="480" w:lineRule="auto"/>
        <w:ind w:firstLine="317"/>
        <w:rPr>
          <w:rFonts w:ascii="Times New Roman" w:hAnsi="Times New Roman" w:cs="Times New Roman"/>
          <w:sz w:val="24"/>
          <w:szCs w:val="24"/>
        </w:rPr>
      </w:pPr>
    </w:p>
    <w:p w14:paraId="7B0E79CF" w14:textId="720D8B6D" w:rsidR="001638BE" w:rsidRDefault="000653A7" w:rsidP="000653A7">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Figure </w:t>
      </w:r>
      <w:r w:rsidR="0009686A">
        <w:rPr>
          <w:rFonts w:ascii="Times New Roman" w:hAnsi="Times New Roman" w:cs="Times New Roman"/>
          <w:sz w:val="24"/>
          <w:szCs w:val="24"/>
        </w:rPr>
        <w:t>3</w:t>
      </w:r>
      <w:r>
        <w:rPr>
          <w:rFonts w:ascii="Times New Roman" w:hAnsi="Times New Roman" w:cs="Times New Roman"/>
          <w:sz w:val="24"/>
          <w:szCs w:val="24"/>
        </w:rPr>
        <w:t xml:space="preserve"> shows the degree of </w:t>
      </w:r>
      <w:r w:rsidR="00ED4E4C">
        <w:rPr>
          <w:rFonts w:ascii="Times New Roman" w:hAnsi="Times New Roman" w:cs="Times New Roman"/>
          <w:sz w:val="24"/>
          <w:szCs w:val="24"/>
        </w:rPr>
        <w:t>confidence</w:t>
      </w:r>
      <w:r w:rsidR="0009686A">
        <w:rPr>
          <w:rFonts w:ascii="Times New Roman" w:hAnsi="Times New Roman" w:cs="Times New Roman"/>
          <w:sz w:val="24"/>
          <w:szCs w:val="24"/>
        </w:rPr>
        <w:t xml:space="preserve"> in governments and medical scientists</w:t>
      </w:r>
      <w:r w:rsidR="00C42829">
        <w:rPr>
          <w:rFonts w:ascii="Times New Roman" w:hAnsi="Times New Roman" w:cs="Times New Roman"/>
          <w:sz w:val="24"/>
          <w:szCs w:val="24"/>
        </w:rPr>
        <w:t xml:space="preserve"> </w:t>
      </w:r>
      <w:r w:rsidR="007E26DD">
        <w:rPr>
          <w:rFonts w:ascii="Times New Roman" w:hAnsi="Times New Roman" w:cs="Times New Roman"/>
          <w:sz w:val="24"/>
          <w:szCs w:val="24"/>
        </w:rPr>
        <w:t xml:space="preserve">increases along with the frequency of media consumption of </w:t>
      </w:r>
      <w:r w:rsidR="0022484A" w:rsidRPr="0022484A">
        <w:rPr>
          <w:rFonts w:ascii="Times New Roman" w:hAnsi="Times New Roman" w:cs="Times New Roman"/>
          <w:sz w:val="24"/>
          <w:szCs w:val="24"/>
        </w:rPr>
        <w:t xml:space="preserve">SARS-CoV-2 virus </w:t>
      </w:r>
      <w:r w:rsidR="00C42829">
        <w:rPr>
          <w:rFonts w:ascii="Times New Roman" w:hAnsi="Times New Roman" w:cs="Times New Roman"/>
          <w:sz w:val="24"/>
          <w:szCs w:val="24"/>
        </w:rPr>
        <w:t xml:space="preserve">in </w:t>
      </w:r>
      <w:r w:rsidR="007E26DD">
        <w:rPr>
          <w:rFonts w:ascii="Times New Roman" w:hAnsi="Times New Roman" w:cs="Times New Roman"/>
          <w:sz w:val="24"/>
          <w:szCs w:val="24"/>
        </w:rPr>
        <w:t>both</w:t>
      </w:r>
      <w:r w:rsidR="00C42829">
        <w:rPr>
          <w:rFonts w:ascii="Times New Roman" w:hAnsi="Times New Roman" w:cs="Times New Roman"/>
          <w:sz w:val="24"/>
          <w:szCs w:val="24"/>
        </w:rPr>
        <w:t xml:space="preserve"> groups of Fox News viewers and the others</w:t>
      </w:r>
      <w:r w:rsidR="00A10317">
        <w:rPr>
          <w:rFonts w:ascii="Times New Roman" w:hAnsi="Times New Roman" w:cs="Times New Roman"/>
          <w:sz w:val="24"/>
          <w:szCs w:val="24"/>
        </w:rPr>
        <w:t xml:space="preserve"> (see </w:t>
      </w:r>
      <w:proofErr w:type="spellStart"/>
      <w:r w:rsidR="00A10317">
        <w:rPr>
          <w:rFonts w:ascii="Times New Roman" w:hAnsi="Times New Roman" w:cs="Times New Roman"/>
          <w:sz w:val="24"/>
          <w:szCs w:val="24"/>
        </w:rPr>
        <w:t>eTable</w:t>
      </w:r>
      <w:proofErr w:type="spellEnd"/>
      <w:r w:rsidR="00A10317">
        <w:rPr>
          <w:rFonts w:ascii="Times New Roman" w:hAnsi="Times New Roman" w:cs="Times New Roman"/>
          <w:sz w:val="24"/>
          <w:szCs w:val="24"/>
        </w:rPr>
        <w:t xml:space="preserve"> 5 for more details of the result)</w:t>
      </w:r>
      <w:r w:rsidR="007E26DD">
        <w:rPr>
          <w:rFonts w:ascii="Times New Roman" w:hAnsi="Times New Roman" w:cs="Times New Roman"/>
          <w:sz w:val="24"/>
          <w:szCs w:val="24"/>
        </w:rPr>
        <w:t>.</w:t>
      </w:r>
    </w:p>
    <w:p w14:paraId="55EB8F21" w14:textId="7563FE85" w:rsidR="00B50DA7" w:rsidRDefault="00834A91" w:rsidP="000653A7">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Fox News viewers show a higher trust in the national government</w:t>
      </w:r>
      <w:r w:rsidR="006C0A6E">
        <w:rPr>
          <w:rFonts w:ascii="Times New Roman" w:hAnsi="Times New Roman" w:cs="Times New Roman"/>
          <w:sz w:val="24"/>
          <w:szCs w:val="24"/>
        </w:rPr>
        <w:t xml:space="preserve"> (</w:t>
      </w:r>
      <w:r w:rsidR="00A0500C">
        <w:rPr>
          <w:rFonts w:ascii="Times New Roman" w:hAnsi="Times New Roman" w:cs="Times New Roman"/>
          <w:sz w:val="24"/>
          <w:szCs w:val="24"/>
        </w:rPr>
        <w:t>Fig. 3-</w:t>
      </w:r>
      <w:r w:rsidR="004E35E0">
        <w:rPr>
          <w:rFonts w:ascii="Times New Roman" w:hAnsi="Times New Roman" w:cs="Times New Roman"/>
          <w:sz w:val="24"/>
          <w:szCs w:val="24"/>
        </w:rPr>
        <w:t>a</w:t>
      </w:r>
      <w:r w:rsidR="006C0A6E">
        <w:rPr>
          <w:rFonts w:ascii="Times New Roman" w:hAnsi="Times New Roman" w:cs="Times New Roman"/>
          <w:sz w:val="24"/>
          <w:szCs w:val="24"/>
        </w:rPr>
        <w:t>)</w:t>
      </w:r>
      <w:r w:rsidR="00F1286E">
        <w:rPr>
          <w:rFonts w:ascii="Times New Roman" w:hAnsi="Times New Roman" w:cs="Times New Roman"/>
          <w:sz w:val="24"/>
          <w:szCs w:val="24"/>
        </w:rPr>
        <w:t>,</w:t>
      </w:r>
      <w:r w:rsidR="00D72E25">
        <w:rPr>
          <w:rFonts w:ascii="Times New Roman" w:hAnsi="Times New Roman" w:cs="Times New Roman"/>
          <w:sz w:val="24"/>
          <w:szCs w:val="24"/>
        </w:rPr>
        <w:t xml:space="preserve"> which ma</w:t>
      </w:r>
      <w:r w:rsidR="00A0500C">
        <w:rPr>
          <w:rFonts w:ascii="Times New Roman" w:hAnsi="Times New Roman" w:cs="Times New Roman"/>
          <w:sz w:val="24"/>
          <w:szCs w:val="24"/>
        </w:rPr>
        <w:t>k</w:t>
      </w:r>
      <w:r w:rsidR="00D72E25">
        <w:rPr>
          <w:rFonts w:ascii="Times New Roman" w:hAnsi="Times New Roman" w:cs="Times New Roman"/>
          <w:sz w:val="24"/>
          <w:szCs w:val="24"/>
        </w:rPr>
        <w:t>e</w:t>
      </w:r>
      <w:r w:rsidR="00646B13">
        <w:rPr>
          <w:rFonts w:ascii="Times New Roman" w:hAnsi="Times New Roman" w:cs="Times New Roman"/>
          <w:sz w:val="24"/>
          <w:szCs w:val="24"/>
        </w:rPr>
        <w:t>s</w:t>
      </w:r>
      <w:r w:rsidR="00D72E25">
        <w:rPr>
          <w:rFonts w:ascii="Times New Roman" w:hAnsi="Times New Roman" w:cs="Times New Roman"/>
          <w:sz w:val="24"/>
          <w:szCs w:val="24"/>
        </w:rPr>
        <w:t xml:space="preserve"> sense when considering </w:t>
      </w:r>
      <w:r w:rsidR="00F1286E">
        <w:rPr>
          <w:rFonts w:ascii="Times New Roman" w:hAnsi="Times New Roman" w:cs="Times New Roman"/>
          <w:sz w:val="24"/>
          <w:szCs w:val="24"/>
        </w:rPr>
        <w:t xml:space="preserve">that Fox News, in general, has been supportive </w:t>
      </w:r>
      <w:r w:rsidR="001F2B77">
        <w:rPr>
          <w:rFonts w:ascii="Times New Roman" w:hAnsi="Times New Roman" w:cs="Times New Roman"/>
          <w:sz w:val="24"/>
          <w:szCs w:val="24"/>
        </w:rPr>
        <w:t>of</w:t>
      </w:r>
      <w:r w:rsidR="00F1286E">
        <w:rPr>
          <w:rFonts w:ascii="Times New Roman" w:hAnsi="Times New Roman" w:cs="Times New Roman"/>
          <w:sz w:val="24"/>
          <w:szCs w:val="24"/>
        </w:rPr>
        <w:t xml:space="preserve"> </w:t>
      </w:r>
      <w:r w:rsidR="00D72E25">
        <w:rPr>
          <w:rFonts w:ascii="Times New Roman" w:hAnsi="Times New Roman" w:cs="Times New Roman"/>
          <w:sz w:val="24"/>
          <w:szCs w:val="24"/>
        </w:rPr>
        <w:t>the Trump administration.</w:t>
      </w:r>
      <w:r w:rsidR="006C0A6E">
        <w:rPr>
          <w:rFonts w:ascii="Times New Roman" w:hAnsi="Times New Roman" w:cs="Times New Roman"/>
          <w:sz w:val="24"/>
          <w:szCs w:val="24"/>
        </w:rPr>
        <w:t xml:space="preserve"> However, </w:t>
      </w:r>
      <w:r w:rsidR="006605A0">
        <w:rPr>
          <w:rFonts w:ascii="Times New Roman" w:hAnsi="Times New Roman" w:cs="Times New Roman"/>
          <w:sz w:val="24"/>
          <w:szCs w:val="24"/>
        </w:rPr>
        <w:t>for state and local governments and medical scientists, Fox News viewers and the other respondents</w:t>
      </w:r>
      <w:r w:rsidR="00BB5610">
        <w:rPr>
          <w:rFonts w:ascii="Times New Roman" w:hAnsi="Times New Roman" w:cs="Times New Roman"/>
          <w:sz w:val="24"/>
          <w:szCs w:val="24"/>
        </w:rPr>
        <w:t xml:space="preserve"> consistently</w:t>
      </w:r>
      <w:r w:rsidR="006605A0">
        <w:rPr>
          <w:rFonts w:ascii="Times New Roman" w:hAnsi="Times New Roman" w:cs="Times New Roman"/>
          <w:sz w:val="24"/>
          <w:szCs w:val="24"/>
        </w:rPr>
        <w:t xml:space="preserve"> show</w:t>
      </w:r>
      <w:r w:rsidR="00646B13">
        <w:rPr>
          <w:rFonts w:ascii="Times New Roman" w:hAnsi="Times New Roman" w:cs="Times New Roman"/>
          <w:sz w:val="24"/>
          <w:szCs w:val="24"/>
        </w:rPr>
        <w:t xml:space="preserve"> similar levels of </w:t>
      </w:r>
      <w:r w:rsidR="0013696A">
        <w:rPr>
          <w:rFonts w:ascii="Times New Roman" w:hAnsi="Times New Roman" w:cs="Times New Roman"/>
          <w:sz w:val="24"/>
          <w:szCs w:val="24"/>
        </w:rPr>
        <w:t>trust</w:t>
      </w:r>
      <w:r w:rsidR="00646B13">
        <w:rPr>
          <w:rFonts w:ascii="Times New Roman" w:hAnsi="Times New Roman" w:cs="Times New Roman"/>
          <w:sz w:val="24"/>
          <w:szCs w:val="24"/>
        </w:rPr>
        <w:t>.</w:t>
      </w:r>
    </w:p>
    <w:p w14:paraId="755DCFC0" w14:textId="44B9A802" w:rsidR="000653A7" w:rsidRDefault="000653A7" w:rsidP="00D92033">
      <w:pPr>
        <w:spacing w:after="160" w:line="240" w:lineRule="auto"/>
        <w:rPr>
          <w:rFonts w:ascii="Times New Roman" w:hAnsi="Times New Roman" w:cs="Times New Roman"/>
          <w:sz w:val="24"/>
          <w:szCs w:val="24"/>
        </w:rPr>
      </w:pPr>
    </w:p>
    <w:p w14:paraId="5831B28C" w14:textId="06E5B273" w:rsidR="001638BE" w:rsidRDefault="001638BE">
      <w:pPr>
        <w:rPr>
          <w:rFonts w:ascii="Times New Roman" w:hAnsi="Times New Roman" w:cs="Times New Roman"/>
          <w:sz w:val="24"/>
          <w:szCs w:val="24"/>
        </w:rPr>
      </w:pPr>
    </w:p>
    <w:p w14:paraId="0BF96198" w14:textId="1272C087" w:rsidR="00106865" w:rsidRDefault="0022484A" w:rsidP="00106865">
      <w:pPr>
        <w:pStyle w:val="Heading2"/>
      </w:pPr>
      <w:r>
        <w:t>Perceptions of the</w:t>
      </w:r>
      <w:r w:rsidR="00B97F91">
        <w:t xml:space="preserve"> Government Response</w:t>
      </w:r>
    </w:p>
    <w:p w14:paraId="7262FACB" w14:textId="41E57AE8" w:rsidR="00E70A95" w:rsidRDefault="00680B91" w:rsidP="00106865">
      <w:pPr>
        <w:spacing w:after="160" w:line="480" w:lineRule="auto"/>
        <w:ind w:firstLine="317"/>
        <w:rPr>
          <w:rFonts w:ascii="Times New Roman" w:hAnsi="Times New Roman" w:cs="Times New Roman"/>
          <w:sz w:val="24"/>
          <w:szCs w:val="24"/>
        </w:rPr>
      </w:pPr>
      <w:r w:rsidRPr="001638BE">
        <w:rPr>
          <w:rFonts w:ascii="Times New Roman" w:hAnsi="Times New Roman" w:cs="Times New Roman"/>
          <w:sz w:val="24"/>
          <w:szCs w:val="24"/>
        </w:rPr>
        <w:t>Different from the results so far</w:t>
      </w:r>
      <w:r w:rsidR="001638BE">
        <w:rPr>
          <w:rFonts w:ascii="Times New Roman" w:hAnsi="Times New Roman" w:cs="Times New Roman"/>
          <w:sz w:val="24"/>
          <w:szCs w:val="24"/>
        </w:rPr>
        <w:t xml:space="preserve"> that highlighted the similarity between Fox News viewers and the others</w:t>
      </w:r>
      <w:r w:rsidRPr="001638BE">
        <w:rPr>
          <w:rFonts w:ascii="Times New Roman" w:hAnsi="Times New Roman" w:cs="Times New Roman"/>
          <w:sz w:val="24"/>
          <w:szCs w:val="24"/>
        </w:rPr>
        <w:t xml:space="preserve">, </w:t>
      </w:r>
      <w:r w:rsidR="00106865" w:rsidRPr="001638BE">
        <w:rPr>
          <w:rFonts w:ascii="Times New Roman" w:hAnsi="Times New Roman" w:cs="Times New Roman"/>
          <w:sz w:val="24"/>
          <w:szCs w:val="24"/>
        </w:rPr>
        <w:t xml:space="preserve">Figure </w:t>
      </w:r>
      <w:r w:rsidR="00E63100" w:rsidRPr="001638BE">
        <w:rPr>
          <w:rFonts w:ascii="Times New Roman" w:hAnsi="Times New Roman" w:cs="Times New Roman"/>
          <w:sz w:val="24"/>
          <w:szCs w:val="24"/>
        </w:rPr>
        <w:t>4</w:t>
      </w:r>
      <w:r w:rsidR="00106865" w:rsidRPr="001638BE">
        <w:rPr>
          <w:rFonts w:ascii="Times New Roman" w:hAnsi="Times New Roman" w:cs="Times New Roman"/>
          <w:sz w:val="24"/>
          <w:szCs w:val="24"/>
        </w:rPr>
        <w:t xml:space="preserve"> shows </w:t>
      </w:r>
      <w:r w:rsidR="008E1B61">
        <w:rPr>
          <w:rFonts w:ascii="Times New Roman" w:hAnsi="Times New Roman" w:cs="Times New Roman"/>
          <w:sz w:val="24"/>
          <w:szCs w:val="24"/>
        </w:rPr>
        <w:t xml:space="preserve">a </w:t>
      </w:r>
      <w:r w:rsidR="007B7613" w:rsidRPr="001638BE">
        <w:rPr>
          <w:rFonts w:ascii="Times New Roman" w:hAnsi="Times New Roman" w:cs="Times New Roman"/>
          <w:sz w:val="24"/>
          <w:szCs w:val="24"/>
        </w:rPr>
        <w:t>some</w:t>
      </w:r>
      <w:r w:rsidR="001638BE">
        <w:rPr>
          <w:rFonts w:ascii="Times New Roman" w:hAnsi="Times New Roman" w:cs="Times New Roman"/>
          <w:sz w:val="24"/>
          <w:szCs w:val="24"/>
        </w:rPr>
        <w:t>what</w:t>
      </w:r>
      <w:r w:rsidR="007B7613" w:rsidRPr="001638BE">
        <w:rPr>
          <w:rFonts w:ascii="Times New Roman" w:hAnsi="Times New Roman" w:cs="Times New Roman"/>
          <w:sz w:val="24"/>
          <w:szCs w:val="24"/>
        </w:rPr>
        <w:t xml:space="preserve"> </w:t>
      </w:r>
      <w:r w:rsidR="001638BE">
        <w:rPr>
          <w:rFonts w:ascii="Times New Roman" w:hAnsi="Times New Roman" w:cs="Times New Roman"/>
          <w:sz w:val="24"/>
          <w:szCs w:val="24"/>
        </w:rPr>
        <w:t>diverging tendency</w:t>
      </w:r>
      <w:r w:rsidR="007B7613" w:rsidRPr="001638BE">
        <w:rPr>
          <w:rFonts w:ascii="Times New Roman" w:hAnsi="Times New Roman" w:cs="Times New Roman"/>
          <w:sz w:val="24"/>
          <w:szCs w:val="24"/>
        </w:rPr>
        <w:t xml:space="preserve"> between</w:t>
      </w:r>
      <w:r w:rsidRPr="001638BE">
        <w:rPr>
          <w:rFonts w:ascii="Times New Roman" w:hAnsi="Times New Roman" w:cs="Times New Roman"/>
          <w:sz w:val="24"/>
          <w:szCs w:val="24"/>
        </w:rPr>
        <w:t xml:space="preserve"> </w:t>
      </w:r>
      <w:r w:rsidR="00ED4448">
        <w:rPr>
          <w:rFonts w:ascii="Times New Roman" w:hAnsi="Times New Roman" w:cs="Times New Roman"/>
          <w:sz w:val="24"/>
          <w:szCs w:val="24"/>
        </w:rPr>
        <w:t>the two groups</w:t>
      </w:r>
      <w:r w:rsidR="00B10011" w:rsidRPr="001638BE">
        <w:rPr>
          <w:rFonts w:ascii="Times New Roman" w:hAnsi="Times New Roman" w:cs="Times New Roman"/>
          <w:sz w:val="24"/>
          <w:szCs w:val="24"/>
        </w:rPr>
        <w:t xml:space="preserve"> </w:t>
      </w:r>
      <w:r w:rsidR="002728D7" w:rsidRPr="001638BE">
        <w:rPr>
          <w:rFonts w:ascii="Times New Roman" w:hAnsi="Times New Roman" w:cs="Times New Roman"/>
          <w:sz w:val="24"/>
          <w:szCs w:val="24"/>
        </w:rPr>
        <w:t xml:space="preserve">when it comes to the </w:t>
      </w:r>
      <w:r w:rsidR="00B10011" w:rsidRPr="001638BE">
        <w:rPr>
          <w:rFonts w:ascii="Times New Roman" w:hAnsi="Times New Roman" w:cs="Times New Roman"/>
          <w:sz w:val="24"/>
          <w:szCs w:val="24"/>
        </w:rPr>
        <w:t>government response</w:t>
      </w:r>
      <w:r w:rsidR="007B7613" w:rsidRPr="001638BE">
        <w:rPr>
          <w:rFonts w:ascii="Times New Roman" w:hAnsi="Times New Roman" w:cs="Times New Roman"/>
          <w:sz w:val="24"/>
          <w:szCs w:val="24"/>
        </w:rPr>
        <w:t xml:space="preserve"> to the pandemic</w:t>
      </w:r>
      <w:r w:rsidR="00A10317">
        <w:rPr>
          <w:rFonts w:ascii="Times New Roman" w:hAnsi="Times New Roman" w:cs="Times New Roman"/>
          <w:sz w:val="24"/>
          <w:szCs w:val="24"/>
        </w:rPr>
        <w:t xml:space="preserve"> (see </w:t>
      </w:r>
      <w:proofErr w:type="spellStart"/>
      <w:r w:rsidR="00A10317">
        <w:rPr>
          <w:rFonts w:ascii="Times New Roman" w:hAnsi="Times New Roman" w:cs="Times New Roman"/>
          <w:sz w:val="24"/>
          <w:szCs w:val="24"/>
        </w:rPr>
        <w:t>eTable</w:t>
      </w:r>
      <w:proofErr w:type="spellEnd"/>
      <w:r w:rsidR="00A10317">
        <w:rPr>
          <w:rFonts w:ascii="Times New Roman" w:hAnsi="Times New Roman" w:cs="Times New Roman"/>
          <w:sz w:val="24"/>
          <w:szCs w:val="24"/>
        </w:rPr>
        <w:t xml:space="preserve"> 6 for more details of the result)</w:t>
      </w:r>
      <w:r>
        <w:rPr>
          <w:rFonts w:ascii="Times New Roman" w:hAnsi="Times New Roman" w:cs="Times New Roman"/>
          <w:sz w:val="24"/>
          <w:szCs w:val="24"/>
        </w:rPr>
        <w:t>.</w:t>
      </w:r>
      <w:r w:rsidR="004505DD">
        <w:rPr>
          <w:rFonts w:ascii="Times New Roman" w:hAnsi="Times New Roman" w:cs="Times New Roman"/>
          <w:sz w:val="24"/>
          <w:szCs w:val="24"/>
        </w:rPr>
        <w:t xml:space="preserve"> </w:t>
      </w:r>
      <w:r w:rsidR="008E1B61">
        <w:rPr>
          <w:rFonts w:ascii="Times New Roman" w:hAnsi="Times New Roman" w:cs="Times New Roman"/>
          <w:sz w:val="24"/>
          <w:szCs w:val="24"/>
        </w:rPr>
        <w:t xml:space="preserve">The question </w:t>
      </w:r>
      <w:r w:rsidR="008831B1">
        <w:rPr>
          <w:rFonts w:ascii="Times New Roman" w:hAnsi="Times New Roman" w:cs="Times New Roman"/>
          <w:sz w:val="24"/>
          <w:szCs w:val="24"/>
        </w:rPr>
        <w:t xml:space="preserve">in plot (a) </w:t>
      </w:r>
      <w:r w:rsidR="008E1B61">
        <w:rPr>
          <w:rFonts w:ascii="Times New Roman" w:hAnsi="Times New Roman" w:cs="Times New Roman"/>
          <w:sz w:val="24"/>
          <w:szCs w:val="24"/>
        </w:rPr>
        <w:t xml:space="preserve">asks </w:t>
      </w:r>
      <w:r w:rsidR="008738C4">
        <w:rPr>
          <w:rFonts w:ascii="Times New Roman" w:hAnsi="Times New Roman" w:cs="Times New Roman"/>
          <w:sz w:val="24"/>
          <w:szCs w:val="24"/>
        </w:rPr>
        <w:t>how much the respondents think that the government interferes too much</w:t>
      </w:r>
      <w:r w:rsidR="00E70A95">
        <w:rPr>
          <w:rFonts w:ascii="Times New Roman" w:hAnsi="Times New Roman" w:cs="Times New Roman"/>
          <w:sz w:val="24"/>
          <w:szCs w:val="24"/>
        </w:rPr>
        <w:t xml:space="preserve">. The plot shows that the likelihood of answering either “agree” or “agree strongly” </w:t>
      </w:r>
      <w:r w:rsidR="00AC5D80">
        <w:rPr>
          <w:rFonts w:ascii="Times New Roman" w:hAnsi="Times New Roman" w:cs="Times New Roman"/>
          <w:sz w:val="24"/>
          <w:szCs w:val="24"/>
        </w:rPr>
        <w:t>more steeply</w:t>
      </w:r>
      <w:r w:rsidR="00E70A95">
        <w:rPr>
          <w:rFonts w:ascii="Times New Roman" w:hAnsi="Times New Roman" w:cs="Times New Roman"/>
          <w:sz w:val="24"/>
          <w:szCs w:val="24"/>
        </w:rPr>
        <w:t xml:space="preserve"> increases along with the extent of media consumption of </w:t>
      </w:r>
      <w:r w:rsidR="0022484A" w:rsidRPr="0022484A">
        <w:rPr>
          <w:rFonts w:ascii="Times New Roman" w:hAnsi="Times New Roman" w:cs="Times New Roman"/>
          <w:sz w:val="24"/>
          <w:szCs w:val="24"/>
        </w:rPr>
        <w:t xml:space="preserve">SARS-CoV-2 virus </w:t>
      </w:r>
      <w:r w:rsidR="00E70A95">
        <w:rPr>
          <w:rFonts w:ascii="Times New Roman" w:hAnsi="Times New Roman" w:cs="Times New Roman"/>
          <w:sz w:val="24"/>
          <w:szCs w:val="24"/>
        </w:rPr>
        <w:t xml:space="preserve">among </w:t>
      </w:r>
      <w:r w:rsidR="00AC5D80">
        <w:rPr>
          <w:rFonts w:ascii="Times New Roman" w:hAnsi="Times New Roman" w:cs="Times New Roman"/>
          <w:sz w:val="24"/>
          <w:szCs w:val="24"/>
        </w:rPr>
        <w:t xml:space="preserve">Fox News Viewers </w:t>
      </w:r>
      <w:r w:rsidR="00E70A95">
        <w:rPr>
          <w:rFonts w:ascii="Times New Roman" w:hAnsi="Times New Roman" w:cs="Times New Roman"/>
          <w:sz w:val="24"/>
          <w:szCs w:val="24"/>
        </w:rPr>
        <w:t xml:space="preserve">than </w:t>
      </w:r>
      <w:r w:rsidR="00AC5D80">
        <w:rPr>
          <w:rFonts w:ascii="Times New Roman" w:hAnsi="Times New Roman" w:cs="Times New Roman"/>
          <w:sz w:val="24"/>
          <w:szCs w:val="24"/>
        </w:rPr>
        <w:t>in the group of the other respondents</w:t>
      </w:r>
      <w:r w:rsidR="00E70A95">
        <w:rPr>
          <w:rFonts w:ascii="Times New Roman" w:hAnsi="Times New Roman" w:cs="Times New Roman"/>
          <w:sz w:val="24"/>
          <w:szCs w:val="24"/>
        </w:rPr>
        <w:t xml:space="preserve">. </w:t>
      </w:r>
      <w:r w:rsidR="00AC5D80">
        <w:rPr>
          <w:rFonts w:ascii="Times New Roman" w:hAnsi="Times New Roman" w:cs="Times New Roman"/>
          <w:sz w:val="24"/>
          <w:szCs w:val="24"/>
        </w:rPr>
        <w:t>In the group of the media consumption multiple times a day, the likelihood is 20.79 percentage points higher among Fox News viewers (</w:t>
      </w:r>
      <w:proofErr w:type="spellStart"/>
      <w:r w:rsidR="00AC5D80" w:rsidRPr="009C369B">
        <w:rPr>
          <w:rFonts w:ascii="Times New Roman" w:hAnsi="Times New Roman" w:cs="Times New Roman"/>
          <w:i/>
          <w:iCs/>
          <w:sz w:val="24"/>
          <w:szCs w:val="24"/>
        </w:rPr>
        <w:t>B</w:t>
      </w:r>
      <w:r w:rsidR="00AC5D80" w:rsidRPr="009C369B">
        <w:rPr>
          <w:rFonts w:ascii="Times New Roman" w:hAnsi="Times New Roman" w:cs="Times New Roman"/>
          <w:i/>
          <w:iCs/>
          <w:sz w:val="24"/>
          <w:szCs w:val="24"/>
          <w:vertAlign w:val="subscript"/>
        </w:rPr>
        <w:t>Fox</w:t>
      </w:r>
      <w:proofErr w:type="spellEnd"/>
      <w:r w:rsidR="00AC5D80" w:rsidRPr="009C369B">
        <w:rPr>
          <w:rFonts w:ascii="Times New Roman" w:hAnsi="Times New Roman" w:cs="Times New Roman"/>
          <w:i/>
          <w:iCs/>
          <w:sz w:val="24"/>
          <w:szCs w:val="24"/>
          <w:vertAlign w:val="subscript"/>
        </w:rPr>
        <w:t xml:space="preserve"> News</w:t>
      </w:r>
      <w:r w:rsidR="00AC5D80">
        <w:rPr>
          <w:rFonts w:ascii="Times New Roman" w:hAnsi="Times New Roman" w:cs="Times New Roman"/>
          <w:sz w:val="24"/>
          <w:szCs w:val="24"/>
        </w:rPr>
        <w:t xml:space="preserve"> = 0.1655, </w:t>
      </w:r>
      <w:r w:rsidR="00AC5D80" w:rsidRPr="00AC5D80">
        <w:rPr>
          <w:rFonts w:ascii="Times New Roman" w:hAnsi="Times New Roman" w:cs="Times New Roman"/>
          <w:sz w:val="24"/>
          <w:szCs w:val="24"/>
        </w:rPr>
        <w:t>95% CI [</w:t>
      </w:r>
      <w:r w:rsidR="00AC5D80">
        <w:rPr>
          <w:rFonts w:ascii="Times New Roman" w:hAnsi="Times New Roman" w:cs="Times New Roman"/>
          <w:sz w:val="24"/>
          <w:szCs w:val="24"/>
        </w:rPr>
        <w:t xml:space="preserve">-0.0501, 0.3811] and </w:t>
      </w:r>
      <w:proofErr w:type="spellStart"/>
      <w:r w:rsidR="00AC5D80" w:rsidRPr="009C369B">
        <w:rPr>
          <w:rFonts w:ascii="Times New Roman" w:hAnsi="Times New Roman" w:cs="Times New Roman"/>
          <w:i/>
          <w:iCs/>
          <w:sz w:val="24"/>
          <w:szCs w:val="24"/>
        </w:rPr>
        <w:t>B</w:t>
      </w:r>
      <w:r w:rsidR="00AC5D80" w:rsidRPr="009C369B">
        <w:rPr>
          <w:rFonts w:ascii="Times New Roman" w:hAnsi="Times New Roman" w:cs="Times New Roman"/>
          <w:i/>
          <w:iCs/>
          <w:sz w:val="24"/>
          <w:szCs w:val="24"/>
          <w:vertAlign w:val="subscript"/>
        </w:rPr>
        <w:t>Fox</w:t>
      </w:r>
      <w:proofErr w:type="spellEnd"/>
      <w:r w:rsidR="00AC5D80" w:rsidRPr="009C369B">
        <w:rPr>
          <w:rFonts w:ascii="Times New Roman" w:hAnsi="Times New Roman" w:cs="Times New Roman"/>
          <w:i/>
          <w:iCs/>
          <w:sz w:val="24"/>
          <w:szCs w:val="24"/>
          <w:vertAlign w:val="subscript"/>
        </w:rPr>
        <w:t xml:space="preserve"> News x Media: More than daily</w:t>
      </w:r>
      <w:r w:rsidR="00AC5D80">
        <w:rPr>
          <w:rFonts w:ascii="Times New Roman" w:hAnsi="Times New Roman" w:cs="Times New Roman"/>
          <w:sz w:val="24"/>
          <w:szCs w:val="24"/>
        </w:rPr>
        <w:t xml:space="preserve"> = 0.0424, </w:t>
      </w:r>
      <w:r w:rsidR="00AC5D80" w:rsidRPr="00AC5D80">
        <w:rPr>
          <w:rFonts w:ascii="Times New Roman" w:hAnsi="Times New Roman" w:cs="Times New Roman"/>
          <w:sz w:val="24"/>
          <w:szCs w:val="24"/>
        </w:rPr>
        <w:t>95% CI [</w:t>
      </w:r>
      <w:r w:rsidR="00AC5D80">
        <w:rPr>
          <w:rFonts w:ascii="Times New Roman" w:hAnsi="Times New Roman" w:cs="Times New Roman"/>
          <w:sz w:val="24"/>
          <w:szCs w:val="24"/>
        </w:rPr>
        <w:t>-0.1969, 0.2817]).</w:t>
      </w:r>
    </w:p>
    <w:p w14:paraId="58C9D5BF" w14:textId="0AEA25C2" w:rsidR="00E3535D" w:rsidRDefault="00750D24" w:rsidP="00106865">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The question in plot (b) asks how much the respondent thinks the government is overreacting to the pandemic. The result indicates that</w:t>
      </w:r>
      <w:r w:rsidR="0073604C">
        <w:rPr>
          <w:rFonts w:ascii="Times New Roman" w:hAnsi="Times New Roman" w:cs="Times New Roman"/>
          <w:sz w:val="24"/>
          <w:szCs w:val="24"/>
        </w:rPr>
        <w:t>, overall,</w:t>
      </w:r>
      <w:r>
        <w:rPr>
          <w:rFonts w:ascii="Times New Roman" w:hAnsi="Times New Roman" w:cs="Times New Roman"/>
          <w:sz w:val="24"/>
          <w:szCs w:val="24"/>
        </w:rPr>
        <w:t xml:space="preserve"> the respondents are less </w:t>
      </w:r>
      <w:r w:rsidR="00387CC6">
        <w:rPr>
          <w:rFonts w:ascii="Times New Roman" w:hAnsi="Times New Roman" w:cs="Times New Roman"/>
          <w:sz w:val="24"/>
          <w:szCs w:val="24"/>
        </w:rPr>
        <w:t xml:space="preserve">likely to agree with the statement </w:t>
      </w:r>
      <w:r w:rsidR="0073604C">
        <w:rPr>
          <w:rFonts w:ascii="Times New Roman" w:hAnsi="Times New Roman" w:cs="Times New Roman"/>
          <w:sz w:val="24"/>
          <w:szCs w:val="24"/>
        </w:rPr>
        <w:t>when</w:t>
      </w:r>
      <w:r w:rsidR="00387CC6">
        <w:rPr>
          <w:rFonts w:ascii="Times New Roman" w:hAnsi="Times New Roman" w:cs="Times New Roman"/>
          <w:sz w:val="24"/>
          <w:szCs w:val="24"/>
        </w:rPr>
        <w:t xml:space="preserve"> they are exposed to the media coverage of </w:t>
      </w:r>
      <w:r w:rsidR="0022484A" w:rsidRPr="0022484A">
        <w:rPr>
          <w:rFonts w:ascii="Times New Roman" w:hAnsi="Times New Roman" w:cs="Times New Roman"/>
          <w:sz w:val="24"/>
          <w:szCs w:val="24"/>
        </w:rPr>
        <w:t xml:space="preserve">SARS-CoV-2 virus </w:t>
      </w:r>
      <w:r w:rsidR="0073604C">
        <w:rPr>
          <w:rFonts w:ascii="Times New Roman" w:hAnsi="Times New Roman" w:cs="Times New Roman"/>
          <w:sz w:val="24"/>
          <w:szCs w:val="24"/>
        </w:rPr>
        <w:t xml:space="preserve">more frequently. However, </w:t>
      </w:r>
      <w:r w:rsidR="00B7153D">
        <w:rPr>
          <w:rFonts w:ascii="Times New Roman" w:hAnsi="Times New Roman" w:cs="Times New Roman"/>
          <w:sz w:val="24"/>
          <w:szCs w:val="24"/>
        </w:rPr>
        <w:t xml:space="preserve">the gap between Fox News viewers and the other respondents is not reduced along with the extent of media consumption. </w:t>
      </w:r>
      <w:r w:rsidR="00E3535D">
        <w:rPr>
          <w:rFonts w:ascii="Times New Roman" w:hAnsi="Times New Roman" w:cs="Times New Roman"/>
          <w:sz w:val="24"/>
          <w:szCs w:val="24"/>
        </w:rPr>
        <w:t>In the group of the media consumption multiple times a day, the likelihood that Fox News viewers agree with the statement remains 15.51 percentage points higher than that of the other respondents (</w:t>
      </w:r>
      <w:proofErr w:type="spellStart"/>
      <w:r w:rsidR="00E3535D" w:rsidRPr="009C369B">
        <w:rPr>
          <w:rFonts w:ascii="Times New Roman" w:hAnsi="Times New Roman" w:cs="Times New Roman"/>
          <w:i/>
          <w:iCs/>
          <w:sz w:val="24"/>
          <w:szCs w:val="24"/>
        </w:rPr>
        <w:t>B</w:t>
      </w:r>
      <w:r w:rsidR="00E3535D" w:rsidRPr="009C369B">
        <w:rPr>
          <w:rFonts w:ascii="Times New Roman" w:hAnsi="Times New Roman" w:cs="Times New Roman"/>
          <w:i/>
          <w:iCs/>
          <w:sz w:val="24"/>
          <w:szCs w:val="24"/>
          <w:vertAlign w:val="subscript"/>
        </w:rPr>
        <w:t>Fox</w:t>
      </w:r>
      <w:proofErr w:type="spellEnd"/>
      <w:r w:rsidR="00E3535D" w:rsidRPr="009C369B">
        <w:rPr>
          <w:rFonts w:ascii="Times New Roman" w:hAnsi="Times New Roman" w:cs="Times New Roman"/>
          <w:i/>
          <w:iCs/>
          <w:sz w:val="24"/>
          <w:szCs w:val="24"/>
          <w:vertAlign w:val="subscript"/>
        </w:rPr>
        <w:t xml:space="preserve"> News</w:t>
      </w:r>
      <w:r w:rsidR="00E3535D">
        <w:rPr>
          <w:rFonts w:ascii="Times New Roman" w:hAnsi="Times New Roman" w:cs="Times New Roman"/>
          <w:sz w:val="24"/>
          <w:szCs w:val="24"/>
        </w:rPr>
        <w:t xml:space="preserve"> = 0.0959, </w:t>
      </w:r>
      <w:r w:rsidR="00E3535D" w:rsidRPr="00AC5D80">
        <w:rPr>
          <w:rFonts w:ascii="Times New Roman" w:hAnsi="Times New Roman" w:cs="Times New Roman"/>
          <w:sz w:val="24"/>
          <w:szCs w:val="24"/>
        </w:rPr>
        <w:t>95% CI [</w:t>
      </w:r>
      <w:r w:rsidR="00E3535D">
        <w:rPr>
          <w:rFonts w:ascii="Times New Roman" w:hAnsi="Times New Roman" w:cs="Times New Roman"/>
          <w:sz w:val="24"/>
          <w:szCs w:val="24"/>
        </w:rPr>
        <w:t xml:space="preserve">-0.0769, 0.2687] and </w:t>
      </w:r>
      <w:proofErr w:type="spellStart"/>
      <w:r w:rsidR="00E3535D" w:rsidRPr="009C369B">
        <w:rPr>
          <w:rFonts w:ascii="Times New Roman" w:hAnsi="Times New Roman" w:cs="Times New Roman"/>
          <w:i/>
          <w:iCs/>
          <w:sz w:val="24"/>
          <w:szCs w:val="24"/>
        </w:rPr>
        <w:t>B</w:t>
      </w:r>
      <w:r w:rsidR="00E3535D" w:rsidRPr="009C369B">
        <w:rPr>
          <w:rFonts w:ascii="Times New Roman" w:hAnsi="Times New Roman" w:cs="Times New Roman"/>
          <w:i/>
          <w:iCs/>
          <w:sz w:val="24"/>
          <w:szCs w:val="24"/>
          <w:vertAlign w:val="subscript"/>
        </w:rPr>
        <w:t>Fox</w:t>
      </w:r>
      <w:proofErr w:type="spellEnd"/>
      <w:r w:rsidR="00E3535D" w:rsidRPr="009C369B">
        <w:rPr>
          <w:rFonts w:ascii="Times New Roman" w:hAnsi="Times New Roman" w:cs="Times New Roman"/>
          <w:i/>
          <w:iCs/>
          <w:sz w:val="24"/>
          <w:szCs w:val="24"/>
          <w:vertAlign w:val="subscript"/>
        </w:rPr>
        <w:t xml:space="preserve"> News x Media: More than daily</w:t>
      </w:r>
      <w:r w:rsidR="00E3535D">
        <w:rPr>
          <w:rFonts w:ascii="Times New Roman" w:hAnsi="Times New Roman" w:cs="Times New Roman"/>
          <w:sz w:val="24"/>
          <w:szCs w:val="24"/>
        </w:rPr>
        <w:t xml:space="preserve"> = 0.0592, </w:t>
      </w:r>
      <w:r w:rsidR="00E3535D" w:rsidRPr="00AC5D80">
        <w:rPr>
          <w:rFonts w:ascii="Times New Roman" w:hAnsi="Times New Roman" w:cs="Times New Roman"/>
          <w:sz w:val="24"/>
          <w:szCs w:val="24"/>
        </w:rPr>
        <w:t>95% CI [</w:t>
      </w:r>
      <w:r w:rsidR="00E3535D">
        <w:rPr>
          <w:rFonts w:ascii="Times New Roman" w:hAnsi="Times New Roman" w:cs="Times New Roman"/>
          <w:sz w:val="24"/>
          <w:szCs w:val="24"/>
        </w:rPr>
        <w:t>-0.1326, 0.2510]).</w:t>
      </w:r>
    </w:p>
    <w:p w14:paraId="7921CAA6" w14:textId="0DFD20E6" w:rsidR="00106865" w:rsidRDefault="007C7F5F" w:rsidP="00106865">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 </w:t>
      </w:r>
    </w:p>
    <w:p w14:paraId="2068389E" w14:textId="7C00EAD7" w:rsidR="00106865" w:rsidRDefault="00B97F91" w:rsidP="00106865">
      <w:pPr>
        <w:spacing w:after="160" w:line="240" w:lineRule="auto"/>
        <w:rPr>
          <w:noProof/>
        </w:rPr>
      </w:pPr>
      <w:r>
        <w:rPr>
          <w:noProof/>
        </w:rPr>
        <w:lastRenderedPageBreak/>
        <w:drawing>
          <wp:inline distT="0" distB="0" distL="0" distR="0" wp14:anchorId="4394FC58" wp14:editId="6A89C69D">
            <wp:extent cx="5943600" cy="37128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2845"/>
                    </a:xfrm>
                    <a:prstGeom prst="rect">
                      <a:avLst/>
                    </a:prstGeom>
                    <a:noFill/>
                    <a:ln>
                      <a:noFill/>
                    </a:ln>
                  </pic:spPr>
                </pic:pic>
              </a:graphicData>
            </a:graphic>
          </wp:inline>
        </w:drawing>
      </w:r>
      <w:r w:rsidR="00106865" w:rsidRPr="22D90282">
        <w:rPr>
          <w:noProof/>
        </w:rPr>
        <w:t xml:space="preserve"> </w:t>
      </w:r>
    </w:p>
    <w:p w14:paraId="5950D80B" w14:textId="3E823FDC" w:rsidR="00106865" w:rsidRPr="00D92033" w:rsidRDefault="00106865" w:rsidP="00106865">
      <w:pPr>
        <w:spacing w:after="160" w:line="240" w:lineRule="auto"/>
        <w:rPr>
          <w:rFonts w:ascii="Times New Roman" w:hAnsi="Times New Roman" w:cs="Times New Roman"/>
          <w:sz w:val="24"/>
          <w:szCs w:val="24"/>
        </w:rPr>
      </w:pPr>
      <w:r w:rsidRPr="003F21BF">
        <w:rPr>
          <w:rFonts w:ascii="Times New Roman" w:hAnsi="Times New Roman" w:cs="Times New Roman"/>
          <w:b/>
          <w:bCs/>
          <w:sz w:val="24"/>
          <w:szCs w:val="24"/>
        </w:rPr>
        <w:t>Fig</w:t>
      </w:r>
      <w:r w:rsidR="003F21BF" w:rsidRPr="003F21BF">
        <w:rPr>
          <w:rFonts w:ascii="Times New Roman" w:hAnsi="Times New Roman" w:cs="Times New Roman"/>
          <w:b/>
          <w:bCs/>
          <w:sz w:val="24"/>
          <w:szCs w:val="24"/>
        </w:rPr>
        <w:t>.</w:t>
      </w:r>
      <w:r w:rsidRPr="003F21BF">
        <w:rPr>
          <w:rFonts w:ascii="Times New Roman" w:hAnsi="Times New Roman" w:cs="Times New Roman"/>
          <w:b/>
          <w:bCs/>
          <w:sz w:val="24"/>
          <w:szCs w:val="24"/>
        </w:rPr>
        <w:t xml:space="preserve"> </w:t>
      </w:r>
      <w:r w:rsidR="00195347" w:rsidRPr="003F21BF">
        <w:rPr>
          <w:rFonts w:ascii="Times New Roman" w:hAnsi="Times New Roman" w:cs="Times New Roman"/>
          <w:b/>
          <w:bCs/>
          <w:sz w:val="24"/>
          <w:szCs w:val="24"/>
        </w:rPr>
        <w:t>4</w:t>
      </w:r>
      <w:r w:rsidR="003F21BF" w:rsidRPr="003F21BF">
        <w:rPr>
          <w:rFonts w:ascii="Times New Roman" w:hAnsi="Times New Roman" w:cs="Times New Roman"/>
          <w:b/>
          <w:bCs/>
          <w:sz w:val="24"/>
          <w:szCs w:val="24"/>
        </w:rPr>
        <w:t xml:space="preserve"> |</w:t>
      </w:r>
      <w:r w:rsidRPr="003F21BF">
        <w:rPr>
          <w:rFonts w:ascii="Times New Roman" w:hAnsi="Times New Roman" w:cs="Times New Roman"/>
          <w:b/>
          <w:bCs/>
          <w:sz w:val="24"/>
          <w:szCs w:val="24"/>
        </w:rPr>
        <w:t xml:space="preserve"> Effect of Media Consumption of </w:t>
      </w:r>
      <w:r w:rsidR="0022484A" w:rsidRPr="0022484A">
        <w:rPr>
          <w:rFonts w:ascii="Times New Roman" w:hAnsi="Times New Roman" w:cs="Times New Roman"/>
          <w:b/>
          <w:bCs/>
          <w:sz w:val="24"/>
          <w:szCs w:val="24"/>
        </w:rPr>
        <w:t xml:space="preserve">SARS-CoV-2 virus </w:t>
      </w:r>
      <w:r w:rsidRPr="003F21BF">
        <w:rPr>
          <w:rFonts w:ascii="Times New Roman" w:hAnsi="Times New Roman" w:cs="Times New Roman"/>
          <w:b/>
          <w:bCs/>
          <w:sz w:val="24"/>
          <w:szCs w:val="24"/>
        </w:rPr>
        <w:t xml:space="preserve">on </w:t>
      </w:r>
      <w:r w:rsidR="00F74C5E" w:rsidRPr="003F21BF">
        <w:rPr>
          <w:rFonts w:ascii="Times New Roman" w:hAnsi="Times New Roman" w:cs="Times New Roman"/>
          <w:b/>
          <w:bCs/>
          <w:sz w:val="24"/>
          <w:szCs w:val="24"/>
        </w:rPr>
        <w:t>Perceptions of Government Response to the COVID-19 Pandemic</w:t>
      </w:r>
      <w:r w:rsidRPr="003F21BF">
        <w:rPr>
          <w:rFonts w:ascii="Times New Roman" w:hAnsi="Times New Roman" w:cs="Times New Roman"/>
          <w:b/>
          <w:bCs/>
          <w:sz w:val="24"/>
          <w:szCs w:val="24"/>
        </w:rPr>
        <w:t>.</w:t>
      </w:r>
      <w:r w:rsidR="003F21BF">
        <w:rPr>
          <w:rFonts w:ascii="Times New Roman" w:hAnsi="Times New Roman" w:cs="Times New Roman"/>
          <w:sz w:val="24"/>
          <w:szCs w:val="24"/>
        </w:rPr>
        <w:t xml:space="preserve"> The results are </w:t>
      </w:r>
      <w:r w:rsidR="00747702">
        <w:rPr>
          <w:rFonts w:ascii="Times New Roman" w:hAnsi="Times New Roman" w:cs="Times New Roman"/>
          <w:sz w:val="24"/>
          <w:szCs w:val="24"/>
        </w:rPr>
        <w:t xml:space="preserve">presented </w:t>
      </w:r>
      <w:r w:rsidR="003F21BF">
        <w:rPr>
          <w:rFonts w:ascii="Times New Roman" w:hAnsi="Times New Roman" w:cs="Times New Roman"/>
          <w:sz w:val="24"/>
          <w:szCs w:val="24"/>
        </w:rPr>
        <w:t xml:space="preserve">in </w:t>
      </w:r>
      <w:proofErr w:type="spellStart"/>
      <w:r w:rsidR="003F21BF">
        <w:rPr>
          <w:rFonts w:ascii="Times New Roman" w:hAnsi="Times New Roman" w:cs="Times New Roman"/>
          <w:sz w:val="24"/>
          <w:szCs w:val="24"/>
        </w:rPr>
        <w:t>eTable</w:t>
      </w:r>
      <w:proofErr w:type="spellEnd"/>
      <w:r w:rsidR="003F21BF">
        <w:rPr>
          <w:rFonts w:ascii="Times New Roman" w:hAnsi="Times New Roman" w:cs="Times New Roman"/>
          <w:sz w:val="24"/>
          <w:szCs w:val="24"/>
        </w:rPr>
        <w:t xml:space="preserve"> 6 in the supplementary material. The </w:t>
      </w:r>
      <w:r w:rsidR="003F21BF" w:rsidRPr="008B4AF7">
        <w:rPr>
          <w:rFonts w:ascii="Times New Roman" w:hAnsi="Times New Roman" w:cs="Times New Roman"/>
          <w:sz w:val="24"/>
          <w:szCs w:val="24"/>
        </w:rPr>
        <w:t>capped spikes</w:t>
      </w:r>
      <w:r w:rsidR="003F21BF">
        <w:rPr>
          <w:rFonts w:ascii="Times New Roman" w:hAnsi="Times New Roman" w:cs="Times New Roman"/>
          <w:sz w:val="24"/>
          <w:szCs w:val="24"/>
        </w:rPr>
        <w:t xml:space="preserve"> mean 95% prediction intervals.</w:t>
      </w:r>
    </w:p>
    <w:p w14:paraId="0C9D5CAF" w14:textId="38E2FC53" w:rsidR="00106865" w:rsidRDefault="00106865" w:rsidP="00D92033">
      <w:pPr>
        <w:spacing w:after="160" w:line="240" w:lineRule="auto"/>
        <w:rPr>
          <w:rFonts w:ascii="Times New Roman" w:hAnsi="Times New Roman" w:cs="Times New Roman"/>
          <w:sz w:val="24"/>
          <w:szCs w:val="24"/>
        </w:rPr>
      </w:pPr>
    </w:p>
    <w:p w14:paraId="76F6C0A2" w14:textId="77777777" w:rsidR="00AF3FD9" w:rsidRPr="00D92033" w:rsidRDefault="00AF3FD9" w:rsidP="00D92033">
      <w:pPr>
        <w:spacing w:after="160" w:line="240" w:lineRule="auto"/>
        <w:rPr>
          <w:rFonts w:ascii="Times New Roman" w:hAnsi="Times New Roman" w:cs="Times New Roman"/>
          <w:sz w:val="24"/>
          <w:szCs w:val="24"/>
        </w:rPr>
      </w:pPr>
    </w:p>
    <w:p w14:paraId="2ACED5A9" w14:textId="2A940DE8" w:rsidR="00275F95" w:rsidRDefault="00275F95" w:rsidP="001B2670">
      <w:pPr>
        <w:pStyle w:val="Heading1"/>
        <w:spacing w:after="120"/>
        <w:rPr>
          <w:noProof/>
        </w:rPr>
      </w:pPr>
      <w:r>
        <w:rPr>
          <w:noProof/>
        </w:rPr>
        <w:t>DISCUSSION</w:t>
      </w:r>
    </w:p>
    <w:p w14:paraId="04EC53F6" w14:textId="01D0DAAF" w:rsidR="00304AF7" w:rsidRDefault="00304AF7" w:rsidP="00C76A58">
      <w:pPr>
        <w:spacing w:after="160" w:line="480" w:lineRule="auto"/>
        <w:rPr>
          <w:rFonts w:ascii="Times New Roman" w:hAnsi="Times New Roman" w:cs="Times New Roman"/>
          <w:sz w:val="24"/>
          <w:szCs w:val="24"/>
        </w:rPr>
      </w:pPr>
      <w:r>
        <w:rPr>
          <w:rFonts w:ascii="Times New Roman" w:hAnsi="Times New Roman" w:cs="Times New Roman"/>
          <w:sz w:val="24"/>
          <w:szCs w:val="24"/>
        </w:rPr>
        <w:t xml:space="preserve">Before moving to the major discussion points, </w:t>
      </w:r>
      <w:r w:rsidR="002C79FA">
        <w:rPr>
          <w:rFonts w:ascii="Times New Roman" w:hAnsi="Times New Roman" w:cs="Times New Roman"/>
          <w:sz w:val="24"/>
          <w:szCs w:val="24"/>
        </w:rPr>
        <w:t xml:space="preserve">we would like to highlight to limitations inherent in our analysis. First, the results so far </w:t>
      </w:r>
      <w:r w:rsidR="00AC7EDE">
        <w:rPr>
          <w:rFonts w:ascii="Times New Roman" w:hAnsi="Times New Roman" w:cs="Times New Roman"/>
          <w:sz w:val="24"/>
          <w:szCs w:val="24"/>
        </w:rPr>
        <w:t>heavily rely on perceptual data</w:t>
      </w:r>
      <w:r w:rsidR="003E35A4">
        <w:rPr>
          <w:rFonts w:ascii="Times New Roman" w:hAnsi="Times New Roman" w:cs="Times New Roman"/>
          <w:sz w:val="24"/>
          <w:szCs w:val="24"/>
        </w:rPr>
        <w:t xml:space="preserve">. </w:t>
      </w:r>
      <w:r w:rsidR="000B74FE">
        <w:rPr>
          <w:rFonts w:ascii="Times New Roman" w:hAnsi="Times New Roman" w:cs="Times New Roman"/>
          <w:sz w:val="24"/>
          <w:szCs w:val="24"/>
        </w:rPr>
        <w:t>Thus, any interpretations of the results should</w:t>
      </w:r>
      <w:r w:rsidR="00AC7EDE">
        <w:rPr>
          <w:rFonts w:ascii="Times New Roman" w:hAnsi="Times New Roman" w:cs="Times New Roman"/>
          <w:sz w:val="24"/>
          <w:szCs w:val="24"/>
        </w:rPr>
        <w:t xml:space="preserve"> not expand to explain </w:t>
      </w:r>
      <w:r w:rsidR="003E35A4">
        <w:rPr>
          <w:rFonts w:ascii="Times New Roman" w:hAnsi="Times New Roman" w:cs="Times New Roman"/>
          <w:sz w:val="24"/>
          <w:szCs w:val="24"/>
        </w:rPr>
        <w:t xml:space="preserve">a </w:t>
      </w:r>
      <w:proofErr w:type="spellStart"/>
      <w:r w:rsidR="003E35A4">
        <w:rPr>
          <w:rFonts w:ascii="Times New Roman" w:hAnsi="Times New Roman" w:cs="Times New Roman"/>
          <w:sz w:val="24"/>
          <w:szCs w:val="24"/>
        </w:rPr>
        <w:t>behavio</w:t>
      </w:r>
      <w:r w:rsidR="00336286">
        <w:rPr>
          <w:rFonts w:ascii="Times New Roman" w:hAnsi="Times New Roman" w:cs="Times New Roman"/>
          <w:sz w:val="24"/>
          <w:szCs w:val="24"/>
        </w:rPr>
        <w:t>u</w:t>
      </w:r>
      <w:r w:rsidR="003E35A4">
        <w:rPr>
          <w:rFonts w:ascii="Times New Roman" w:hAnsi="Times New Roman" w:cs="Times New Roman"/>
          <w:sz w:val="24"/>
          <w:szCs w:val="24"/>
        </w:rPr>
        <w:t>ral</w:t>
      </w:r>
      <w:proofErr w:type="spellEnd"/>
      <w:r w:rsidR="003E35A4">
        <w:rPr>
          <w:rFonts w:ascii="Times New Roman" w:hAnsi="Times New Roman" w:cs="Times New Roman"/>
          <w:sz w:val="24"/>
          <w:szCs w:val="24"/>
        </w:rPr>
        <w:t xml:space="preserve"> pattern.</w:t>
      </w:r>
      <w:r w:rsidR="000B74FE">
        <w:rPr>
          <w:rFonts w:ascii="Times New Roman" w:hAnsi="Times New Roman" w:cs="Times New Roman"/>
          <w:sz w:val="24"/>
          <w:szCs w:val="24"/>
        </w:rPr>
        <w:t xml:space="preserve"> </w:t>
      </w:r>
      <w:r w:rsidR="00E35600">
        <w:rPr>
          <w:rFonts w:ascii="Times New Roman" w:hAnsi="Times New Roman" w:cs="Times New Roman"/>
          <w:sz w:val="24"/>
          <w:szCs w:val="24"/>
        </w:rPr>
        <w:t xml:space="preserve">Second, we did not control for educational attainment in our models. We </w:t>
      </w:r>
      <w:r w:rsidR="00C76A58">
        <w:rPr>
          <w:rFonts w:ascii="Times New Roman" w:hAnsi="Times New Roman" w:cs="Times New Roman"/>
          <w:sz w:val="24"/>
          <w:szCs w:val="24"/>
        </w:rPr>
        <w:t xml:space="preserve">are aware </w:t>
      </w:r>
      <w:r w:rsidR="00A676F4">
        <w:rPr>
          <w:rFonts w:ascii="Times New Roman" w:hAnsi="Times New Roman" w:cs="Times New Roman"/>
          <w:sz w:val="24"/>
          <w:szCs w:val="24"/>
        </w:rPr>
        <w:t>that</w:t>
      </w:r>
      <w:r w:rsidR="00C76A58">
        <w:rPr>
          <w:rFonts w:ascii="Times New Roman" w:hAnsi="Times New Roman" w:cs="Times New Roman"/>
          <w:sz w:val="24"/>
          <w:szCs w:val="24"/>
        </w:rPr>
        <w:t xml:space="preserve"> the educational level </w:t>
      </w:r>
      <w:r w:rsidR="00484107">
        <w:rPr>
          <w:rFonts w:ascii="Times New Roman" w:hAnsi="Times New Roman" w:cs="Times New Roman"/>
          <w:sz w:val="24"/>
          <w:szCs w:val="24"/>
        </w:rPr>
        <w:t xml:space="preserve">can be a confounding factor </w:t>
      </w:r>
      <w:r w:rsidR="00406538">
        <w:rPr>
          <w:rFonts w:ascii="Times New Roman" w:hAnsi="Times New Roman" w:cs="Times New Roman"/>
          <w:sz w:val="24"/>
          <w:szCs w:val="24"/>
        </w:rPr>
        <w:t>by affecting both</w:t>
      </w:r>
      <w:r w:rsidR="00484107">
        <w:rPr>
          <w:rFonts w:ascii="Times New Roman" w:hAnsi="Times New Roman" w:cs="Times New Roman"/>
          <w:sz w:val="24"/>
          <w:szCs w:val="24"/>
        </w:rPr>
        <w:t xml:space="preserve"> the extent of</w:t>
      </w:r>
      <w:r w:rsidR="001D617D">
        <w:rPr>
          <w:rFonts w:ascii="Times New Roman" w:hAnsi="Times New Roman" w:cs="Times New Roman"/>
          <w:sz w:val="24"/>
          <w:szCs w:val="24"/>
        </w:rPr>
        <w:t xml:space="preserve"> </w:t>
      </w:r>
      <w:r w:rsidR="00277C34">
        <w:rPr>
          <w:rFonts w:ascii="Times New Roman" w:hAnsi="Times New Roman" w:cs="Times New Roman"/>
          <w:sz w:val="24"/>
          <w:szCs w:val="24"/>
        </w:rPr>
        <w:t>media consumption</w:t>
      </w:r>
      <w:r w:rsidR="00484107">
        <w:rPr>
          <w:rFonts w:ascii="Times New Roman" w:hAnsi="Times New Roman" w:cs="Times New Roman"/>
          <w:sz w:val="24"/>
          <w:szCs w:val="24"/>
        </w:rPr>
        <w:t xml:space="preserve"> and </w:t>
      </w:r>
      <w:r w:rsidR="00A56FEA">
        <w:rPr>
          <w:rFonts w:ascii="Times New Roman" w:hAnsi="Times New Roman" w:cs="Times New Roman"/>
          <w:sz w:val="24"/>
          <w:szCs w:val="24"/>
        </w:rPr>
        <w:t>the understanding of the COVID-19 issues</w:t>
      </w:r>
      <w:r w:rsidR="002E593B">
        <w:rPr>
          <w:rFonts w:ascii="Times New Roman" w:hAnsi="Times New Roman" w:cs="Times New Roman"/>
          <w:sz w:val="24"/>
          <w:szCs w:val="24"/>
        </w:rPr>
        <w:t xml:space="preserve">. </w:t>
      </w:r>
      <w:r w:rsidR="00E65377">
        <w:rPr>
          <w:rFonts w:ascii="Times New Roman" w:hAnsi="Times New Roman" w:cs="Times New Roman"/>
          <w:sz w:val="24"/>
          <w:szCs w:val="24"/>
        </w:rPr>
        <w:t xml:space="preserve">This means that the magnitudes of the </w:t>
      </w:r>
      <w:r w:rsidR="00704611">
        <w:rPr>
          <w:rFonts w:ascii="Times New Roman" w:hAnsi="Times New Roman" w:cs="Times New Roman"/>
          <w:sz w:val="24"/>
          <w:szCs w:val="24"/>
        </w:rPr>
        <w:t>media consumption variables in our models might be adjusted if we control for the educational level</w:t>
      </w:r>
      <w:r w:rsidR="00392171">
        <w:rPr>
          <w:rFonts w:ascii="Times New Roman" w:hAnsi="Times New Roman" w:cs="Times New Roman"/>
          <w:sz w:val="24"/>
          <w:szCs w:val="24"/>
        </w:rPr>
        <w:t xml:space="preserve">. However, given </w:t>
      </w:r>
      <w:r w:rsidR="00792FD8">
        <w:rPr>
          <w:rFonts w:ascii="Times New Roman" w:hAnsi="Times New Roman" w:cs="Times New Roman"/>
          <w:sz w:val="24"/>
          <w:szCs w:val="24"/>
        </w:rPr>
        <w:t xml:space="preserve">that </w:t>
      </w:r>
      <w:r w:rsidR="00905B4C">
        <w:rPr>
          <w:rFonts w:ascii="Times New Roman" w:hAnsi="Times New Roman" w:cs="Times New Roman"/>
          <w:sz w:val="24"/>
          <w:szCs w:val="24"/>
        </w:rPr>
        <w:t xml:space="preserve">the </w:t>
      </w:r>
      <w:r w:rsidR="000A5A68">
        <w:rPr>
          <w:rFonts w:ascii="Times New Roman" w:hAnsi="Times New Roman" w:cs="Times New Roman"/>
          <w:sz w:val="24"/>
          <w:szCs w:val="24"/>
        </w:rPr>
        <w:t xml:space="preserve">estimated </w:t>
      </w:r>
      <w:r w:rsidR="00905B4C">
        <w:rPr>
          <w:rFonts w:ascii="Times New Roman" w:hAnsi="Times New Roman" w:cs="Times New Roman"/>
          <w:sz w:val="24"/>
          <w:szCs w:val="24"/>
        </w:rPr>
        <w:t xml:space="preserve">difference in the daily newspaper readership </w:t>
      </w:r>
      <w:r w:rsidR="00A42504">
        <w:rPr>
          <w:rFonts w:ascii="Times New Roman" w:hAnsi="Times New Roman" w:cs="Times New Roman"/>
          <w:sz w:val="24"/>
          <w:szCs w:val="24"/>
        </w:rPr>
        <w:t xml:space="preserve">between the high school graduates and </w:t>
      </w:r>
      <w:r w:rsidR="00A42504">
        <w:rPr>
          <w:rFonts w:ascii="Times New Roman" w:hAnsi="Times New Roman" w:cs="Times New Roman"/>
          <w:sz w:val="24"/>
          <w:szCs w:val="24"/>
        </w:rPr>
        <w:lastRenderedPageBreak/>
        <w:t xml:space="preserve">post-graduate </w:t>
      </w:r>
      <w:r w:rsidR="000A5A68">
        <w:rPr>
          <w:rFonts w:ascii="Times New Roman" w:hAnsi="Times New Roman" w:cs="Times New Roman"/>
          <w:sz w:val="24"/>
          <w:szCs w:val="24"/>
        </w:rPr>
        <w:t xml:space="preserve">degree holders is about </w:t>
      </w:r>
      <w:r w:rsidR="00DC506E">
        <w:rPr>
          <w:rFonts w:ascii="Times New Roman" w:hAnsi="Times New Roman" w:cs="Times New Roman"/>
          <w:sz w:val="24"/>
          <w:szCs w:val="24"/>
        </w:rPr>
        <w:t>11 percentage points as of 2016</w:t>
      </w:r>
      <w:r w:rsidR="00DC506E">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{"citationItems":[{"id":"ITEM-1","itemData":{"URL":"https://www.journalism.org/chart/5799/","accessed":{"date-parts":[["2020","12","2"]]},"author":[{"dropping-particle":"","family":"Pew Research Center","given":"","non-dropping-particle":"","parse-names":false,"suffix":""}],"container-title":"Pew Research Center","id":"ITEM-1","issued":{"date-parts":[["2016"]]},"title":"Newspapers: Daily Readership by Education Level (2016)","type":"webpage"},"uris":["http://www.mendeley.com/documents/?uuid=b840fe53-a393-4826-9fa8-0b02b9bdb931"]}],"mendeley":{"formattedCitation":"&lt;sup&gt;19&lt;/sup&gt;","plainTextFormattedCitation":"19","previouslyFormattedCitation":"(Pew Research Center, 2016b)"},"properties":{"noteIndex":0},"schema":"https://github.com/citation-style-language/schema/raw/master/csl-citation.json"}</w:instrText>
      </w:r>
      <w:r w:rsidR="00DC506E">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19</w:t>
      </w:r>
      <w:r w:rsidR="00DC506E">
        <w:rPr>
          <w:rFonts w:ascii="Times New Roman" w:hAnsi="Times New Roman" w:cs="Times New Roman"/>
          <w:sz w:val="24"/>
          <w:szCs w:val="24"/>
        </w:rPr>
        <w:fldChar w:fldCharType="end"/>
      </w:r>
      <w:r w:rsidR="00DC506E">
        <w:rPr>
          <w:rFonts w:ascii="Times New Roman" w:hAnsi="Times New Roman" w:cs="Times New Roman"/>
          <w:sz w:val="24"/>
          <w:szCs w:val="24"/>
        </w:rPr>
        <w:t>,</w:t>
      </w:r>
      <w:r w:rsidR="00CB5E5D">
        <w:rPr>
          <w:rFonts w:ascii="Times New Roman" w:hAnsi="Times New Roman" w:cs="Times New Roman"/>
          <w:sz w:val="24"/>
          <w:szCs w:val="24"/>
        </w:rPr>
        <w:t xml:space="preserve"> which is</w:t>
      </w:r>
      <w:r w:rsidR="002C4F33">
        <w:rPr>
          <w:rFonts w:ascii="Times New Roman" w:hAnsi="Times New Roman" w:cs="Times New Roman"/>
          <w:sz w:val="24"/>
          <w:szCs w:val="24"/>
        </w:rPr>
        <w:t xml:space="preserve"> </w:t>
      </w:r>
      <w:r w:rsidR="00CB5E5D">
        <w:rPr>
          <w:rFonts w:ascii="Times New Roman" w:hAnsi="Times New Roman" w:cs="Times New Roman"/>
          <w:sz w:val="24"/>
          <w:szCs w:val="24"/>
        </w:rPr>
        <w:t>smaller than the influence of age</w:t>
      </w:r>
      <w:r w:rsidR="002C4F33">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{"citationItems":[{"id":"ITEM-1","itemData":{"URL":"https://www.journalism.org/chart/5802/","accessed":{"date-parts":[["2020","12","2"]]},"author":[{"dropping-particle":"","family":"Pew Research Center","given":"","non-dropping-particle":"","parse-names":false,"suffix":""}],"container-title":"Pew Research Center","id":"ITEM-1","issued":{"date-parts":[["2016"]]},"title":"Newspapers: Daily Readership by Age (2016)","type":"webpage"},"uris":["http://www.mendeley.com/documents/?uuid=3628400e-2327-43a1-b24d-ade36619bb7c"]}],"mendeley":{"formattedCitation":"&lt;sup&gt;20&lt;/sup&gt;","plainTextFormattedCitation":"20","previouslyFormattedCitation":"(Pew Research Center, 2016a)"},"properties":{"noteIndex":0},"schema":"https://github.com/citation-style-language/schema/raw/master/csl-citation.json"}</w:instrText>
      </w:r>
      <w:r w:rsidR="002C4F33">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20</w:t>
      </w:r>
      <w:r w:rsidR="002C4F33">
        <w:rPr>
          <w:rFonts w:ascii="Times New Roman" w:hAnsi="Times New Roman" w:cs="Times New Roman"/>
          <w:sz w:val="24"/>
          <w:szCs w:val="24"/>
        </w:rPr>
        <w:fldChar w:fldCharType="end"/>
      </w:r>
      <w:r w:rsidR="00CB5E5D">
        <w:rPr>
          <w:rFonts w:ascii="Times New Roman" w:hAnsi="Times New Roman" w:cs="Times New Roman"/>
          <w:sz w:val="24"/>
          <w:szCs w:val="24"/>
        </w:rPr>
        <w:t>,</w:t>
      </w:r>
      <w:r w:rsidR="00DC506E">
        <w:rPr>
          <w:rFonts w:ascii="Times New Roman" w:hAnsi="Times New Roman" w:cs="Times New Roman"/>
          <w:sz w:val="24"/>
          <w:szCs w:val="24"/>
        </w:rPr>
        <w:t xml:space="preserve"> we expect that the </w:t>
      </w:r>
      <w:r w:rsidR="00CB5E5D">
        <w:rPr>
          <w:rFonts w:ascii="Times New Roman" w:hAnsi="Times New Roman" w:cs="Times New Roman"/>
          <w:sz w:val="24"/>
          <w:szCs w:val="24"/>
        </w:rPr>
        <w:t xml:space="preserve">omission of the education level is not likely to </w:t>
      </w:r>
      <w:r w:rsidR="0038189B">
        <w:rPr>
          <w:rFonts w:ascii="Times New Roman" w:hAnsi="Times New Roman" w:cs="Times New Roman"/>
          <w:sz w:val="24"/>
          <w:szCs w:val="24"/>
        </w:rPr>
        <w:t>undermine our findings seriously</w:t>
      </w:r>
      <w:r w:rsidR="00CB5E5D">
        <w:rPr>
          <w:rFonts w:ascii="Times New Roman" w:hAnsi="Times New Roman" w:cs="Times New Roman"/>
          <w:sz w:val="24"/>
          <w:szCs w:val="24"/>
        </w:rPr>
        <w:t>.</w:t>
      </w:r>
    </w:p>
    <w:p w14:paraId="113EFD58" w14:textId="3B767150" w:rsidR="00EA08D9" w:rsidRDefault="001C20AB" w:rsidP="001B2670">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We examined</w:t>
      </w:r>
      <w:r w:rsidR="00DC3C0A">
        <w:rPr>
          <w:rFonts w:ascii="Times New Roman" w:hAnsi="Times New Roman" w:cs="Times New Roman"/>
          <w:sz w:val="24"/>
          <w:szCs w:val="24"/>
        </w:rPr>
        <w:t xml:space="preserve"> </w:t>
      </w:r>
      <w:r w:rsidR="009275E7">
        <w:rPr>
          <w:rFonts w:ascii="Times New Roman" w:hAnsi="Times New Roman" w:cs="Times New Roman"/>
          <w:sz w:val="24"/>
          <w:szCs w:val="24"/>
        </w:rPr>
        <w:t xml:space="preserve">the association between media consumption and </w:t>
      </w:r>
      <w:r w:rsidR="00002452">
        <w:rPr>
          <w:rFonts w:ascii="Times New Roman" w:hAnsi="Times New Roman" w:cs="Times New Roman"/>
          <w:sz w:val="24"/>
          <w:szCs w:val="24"/>
        </w:rPr>
        <w:t xml:space="preserve">people’s </w:t>
      </w:r>
      <w:r w:rsidR="00FF4798">
        <w:rPr>
          <w:rFonts w:ascii="Times New Roman" w:hAnsi="Times New Roman" w:cs="Times New Roman"/>
          <w:sz w:val="24"/>
          <w:szCs w:val="24"/>
        </w:rPr>
        <w:t xml:space="preserve">attitudes to COVID-19 issues. </w:t>
      </w:r>
      <w:r w:rsidR="00292735">
        <w:rPr>
          <w:rFonts w:ascii="Times New Roman" w:hAnsi="Times New Roman" w:cs="Times New Roman"/>
          <w:sz w:val="24"/>
          <w:szCs w:val="24"/>
        </w:rPr>
        <w:t xml:space="preserve">The results suggest that </w:t>
      </w:r>
      <w:r w:rsidR="00306805">
        <w:rPr>
          <w:rFonts w:ascii="Times New Roman" w:hAnsi="Times New Roman" w:cs="Times New Roman"/>
          <w:sz w:val="24"/>
          <w:szCs w:val="24"/>
        </w:rPr>
        <w:t xml:space="preserve">people are more likely to be supportive </w:t>
      </w:r>
      <w:r w:rsidR="005A1A55">
        <w:rPr>
          <w:rFonts w:ascii="Times New Roman" w:hAnsi="Times New Roman" w:cs="Times New Roman"/>
          <w:sz w:val="24"/>
          <w:szCs w:val="24"/>
        </w:rPr>
        <w:t>of social distancing and face-covering, worried</w:t>
      </w:r>
      <w:r w:rsidR="007E278F">
        <w:rPr>
          <w:rFonts w:ascii="Times New Roman" w:hAnsi="Times New Roman" w:cs="Times New Roman"/>
          <w:sz w:val="24"/>
          <w:szCs w:val="24"/>
        </w:rPr>
        <w:t xml:space="preserve"> about the COVID-19 issue</w:t>
      </w:r>
      <w:r w:rsidR="005A1A55">
        <w:rPr>
          <w:rFonts w:ascii="Times New Roman" w:hAnsi="Times New Roman" w:cs="Times New Roman"/>
          <w:sz w:val="24"/>
          <w:szCs w:val="24"/>
        </w:rPr>
        <w:t xml:space="preserve">, and trust in governments </w:t>
      </w:r>
      <w:r w:rsidR="007E278F">
        <w:rPr>
          <w:rFonts w:ascii="Times New Roman" w:hAnsi="Times New Roman" w:cs="Times New Roman"/>
          <w:sz w:val="24"/>
          <w:szCs w:val="24"/>
        </w:rPr>
        <w:t>and medical scientists</w:t>
      </w:r>
      <w:r w:rsidR="00AB76DB">
        <w:rPr>
          <w:rFonts w:ascii="Times New Roman" w:hAnsi="Times New Roman" w:cs="Times New Roman"/>
          <w:sz w:val="24"/>
          <w:szCs w:val="24"/>
        </w:rPr>
        <w:t xml:space="preserve"> </w:t>
      </w:r>
      <w:r w:rsidR="00195C83">
        <w:rPr>
          <w:rFonts w:ascii="Times New Roman" w:hAnsi="Times New Roman" w:cs="Times New Roman"/>
          <w:sz w:val="24"/>
          <w:szCs w:val="24"/>
        </w:rPr>
        <w:t xml:space="preserve">when they are exposed to the </w:t>
      </w:r>
      <w:r w:rsidR="00AB76DB">
        <w:rPr>
          <w:rFonts w:ascii="Times New Roman" w:hAnsi="Times New Roman" w:cs="Times New Roman"/>
          <w:sz w:val="24"/>
          <w:szCs w:val="24"/>
        </w:rPr>
        <w:t xml:space="preserve">media </w:t>
      </w:r>
      <w:r w:rsidR="00195C83">
        <w:rPr>
          <w:rFonts w:ascii="Times New Roman" w:hAnsi="Times New Roman" w:cs="Times New Roman"/>
          <w:sz w:val="24"/>
          <w:szCs w:val="24"/>
        </w:rPr>
        <w:t>coverage</w:t>
      </w:r>
      <w:r w:rsidR="00AB76DB">
        <w:rPr>
          <w:rFonts w:ascii="Times New Roman" w:hAnsi="Times New Roman" w:cs="Times New Roman"/>
          <w:sz w:val="24"/>
          <w:szCs w:val="24"/>
        </w:rPr>
        <w:t xml:space="preserve"> of </w:t>
      </w:r>
      <w:r w:rsidR="0022484A" w:rsidRPr="0022484A">
        <w:rPr>
          <w:rFonts w:ascii="Times New Roman" w:hAnsi="Times New Roman" w:cs="Times New Roman"/>
          <w:sz w:val="24"/>
          <w:szCs w:val="24"/>
        </w:rPr>
        <w:t xml:space="preserve">SARS-CoV-2 virus </w:t>
      </w:r>
      <w:r w:rsidR="00195C83">
        <w:rPr>
          <w:rFonts w:ascii="Times New Roman" w:hAnsi="Times New Roman" w:cs="Times New Roman"/>
          <w:sz w:val="24"/>
          <w:szCs w:val="24"/>
        </w:rPr>
        <w:t>more frequently</w:t>
      </w:r>
      <w:r w:rsidR="007E278F">
        <w:rPr>
          <w:rFonts w:ascii="Times New Roman" w:hAnsi="Times New Roman" w:cs="Times New Roman"/>
          <w:sz w:val="24"/>
          <w:szCs w:val="24"/>
        </w:rPr>
        <w:t>.</w:t>
      </w:r>
      <w:r w:rsidR="00D163A1">
        <w:rPr>
          <w:rFonts w:ascii="Times New Roman" w:hAnsi="Times New Roman" w:cs="Times New Roman"/>
          <w:sz w:val="24"/>
          <w:szCs w:val="24"/>
        </w:rPr>
        <w:t xml:space="preserve"> The effect of media consumption remained quite significant as well among Fox News viewers who are</w:t>
      </w:r>
      <w:r w:rsidR="003E1744">
        <w:rPr>
          <w:rFonts w:ascii="Times New Roman" w:hAnsi="Times New Roman" w:cs="Times New Roman"/>
          <w:sz w:val="24"/>
          <w:szCs w:val="24"/>
        </w:rPr>
        <w:t xml:space="preserve"> more likely to be exposed to messages that </w:t>
      </w:r>
      <w:r w:rsidR="00D163A1">
        <w:rPr>
          <w:rFonts w:ascii="Times New Roman" w:hAnsi="Times New Roman" w:cs="Times New Roman"/>
          <w:sz w:val="24"/>
          <w:szCs w:val="24"/>
        </w:rPr>
        <w:t xml:space="preserve">underestimate the COVID-19 pandemic and effectiveness of </w:t>
      </w:r>
      <w:r w:rsidR="003E1744">
        <w:rPr>
          <w:rFonts w:ascii="Times New Roman" w:hAnsi="Times New Roman" w:cs="Times New Roman"/>
          <w:sz w:val="24"/>
          <w:szCs w:val="24"/>
        </w:rPr>
        <w:t>public health guidance</w:t>
      </w:r>
      <w:r w:rsidR="00D163A1">
        <w:rPr>
          <w:rFonts w:ascii="Times New Roman" w:hAnsi="Times New Roman" w:cs="Times New Roman"/>
          <w:sz w:val="24"/>
          <w:szCs w:val="24"/>
        </w:rPr>
        <w:t>.</w:t>
      </w:r>
      <w:r w:rsidR="002E193A">
        <w:rPr>
          <w:rFonts w:ascii="Times New Roman" w:hAnsi="Times New Roman" w:cs="Times New Roman"/>
          <w:sz w:val="24"/>
          <w:szCs w:val="24"/>
        </w:rPr>
        <w:t xml:space="preserve"> </w:t>
      </w:r>
      <w:r w:rsidR="00AB76DB">
        <w:rPr>
          <w:rFonts w:ascii="Times New Roman" w:hAnsi="Times New Roman" w:cs="Times New Roman"/>
          <w:sz w:val="24"/>
          <w:szCs w:val="24"/>
        </w:rPr>
        <w:t xml:space="preserve">Prior studies </w:t>
      </w:r>
      <w:r w:rsidR="00DC011A">
        <w:rPr>
          <w:rFonts w:ascii="Times New Roman" w:hAnsi="Times New Roman" w:cs="Times New Roman"/>
          <w:sz w:val="24"/>
          <w:szCs w:val="24"/>
        </w:rPr>
        <w:t xml:space="preserve">aroused suspicion that </w:t>
      </w:r>
      <w:r w:rsidR="00850F55">
        <w:rPr>
          <w:rFonts w:ascii="Times New Roman" w:hAnsi="Times New Roman" w:cs="Times New Roman"/>
          <w:sz w:val="24"/>
          <w:szCs w:val="24"/>
        </w:rPr>
        <w:t xml:space="preserve">politicized media outlets </w:t>
      </w:r>
      <w:r w:rsidR="001F766D">
        <w:rPr>
          <w:rFonts w:ascii="Times New Roman" w:hAnsi="Times New Roman" w:cs="Times New Roman"/>
          <w:sz w:val="24"/>
          <w:szCs w:val="24"/>
        </w:rPr>
        <w:t xml:space="preserve">may encourage non-compliance with on-going prevention efforts of </w:t>
      </w:r>
      <w:r w:rsidR="0022484A" w:rsidRPr="0022484A">
        <w:rPr>
          <w:rFonts w:ascii="Times New Roman" w:hAnsi="Times New Roman" w:cs="Times New Roman"/>
          <w:sz w:val="24"/>
          <w:szCs w:val="24"/>
        </w:rPr>
        <w:t xml:space="preserve">SARS-CoV-2 virus </w:t>
      </w:r>
      <w:r w:rsidR="001F766D">
        <w:rPr>
          <w:rFonts w:ascii="Times New Roman" w:hAnsi="Times New Roman" w:cs="Times New Roman"/>
          <w:sz w:val="24"/>
          <w:szCs w:val="24"/>
        </w:rPr>
        <w:t xml:space="preserve">transmission by making people </w:t>
      </w:r>
      <w:r w:rsidR="00850F55">
        <w:rPr>
          <w:rFonts w:ascii="Times New Roman" w:hAnsi="Times New Roman" w:cs="Times New Roman"/>
          <w:sz w:val="24"/>
          <w:szCs w:val="24"/>
        </w:rPr>
        <w:t xml:space="preserve">disbelieve in the seriousness of the COVID-19 issue and </w:t>
      </w:r>
      <w:r w:rsidR="00EB7319">
        <w:rPr>
          <w:rFonts w:ascii="Times New Roman" w:hAnsi="Times New Roman" w:cs="Times New Roman"/>
          <w:sz w:val="24"/>
          <w:szCs w:val="24"/>
        </w:rPr>
        <w:t>public health guidance</w:t>
      </w:r>
      <w:r w:rsidR="00CA52BD">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{"citationItems":[{"id":"ITEM-1","itemData":{"DOI":"10.1038/s41562-020-00977-7","ISSN":"23973374","PMID":"33139897","abstract":"Numerous polls suggest that COVID-19 is a profoundly partisan issue in the United States. Using the geotracking data of 15 million smartphones per day, we found that US counties that voted for Donald Trump (Republican) over Hillary Clinton (Democrat) in the 2016 presidential election exhibited 14% less physical distancing between March and May 2020. Partisanship was more strongly associated with physical distancing than numerous other factors, including counties’ COVID-19 cases, population density, median income, and racial and age demographics. Contrary to our predictions, the observed partisan gap strengthened over time and remained when stay-at-home orders were active. Additionally, county-level consumption of conservative media (Fox News) was related to reduced physical distancing. Finally, the observed partisan differences in distancing were associated with subsequently higher COVID-19 infection and fatality growth rates in pro-Trump counties. Taken together, these data suggest that US citizens’ responses to COVID-19 are subject to a deep—and consequential—partisan divide.","author":[{"dropping-particle":"","family":"Gollwitzer","given":"Anton","non-dropping-particle":"","parse-names":false,"suffix":""},{"dropping-particle":"","family":"Martel","given":"Cameron","non-dropping-particle":"","parse-names":false,"suffix":""},{"dropping-particle":"","family":"Brady","given":"William J.","non-dropping-particle":"","parse-names":false,"suffix":""},{"dropping-particle":"","family":"Pärnamets","given":"Philip","non-dropping-particle":"","parse-names":false,"suffix":""},{"dropping-particle":"","family":"Freedman","given":"Isaac G.","non-dropping-particle":"","parse-names":false,"suffix":""},{"dropping-particle":"","family":"Knowles","given":"Eric D.","non-dropping-particle":"","parse-names":false,"suffix":""},{"dropping-particle":"","family":"Bavel","given":"Jay J.","non-dropping-particle":"Van","parse-names":false,"suffix":""}],"container-title":"Nature Human Behaviour","id":"ITEM-1","issue":"11","issued":{"date-parts":[["2020"]]},"page":"1186-1197","title":"Partisan Differences in Physical Distancing are Linked to Health Outcomes during the COVID-19 Pandemic","type":"article-journal","volume":"4"},"uris":["http://www.mendeley.com/documents/?uuid=0953354c-13b8-4754-88f6-e0c4991423cf"]},{"id":"ITEM-2","itemData":{"DOI":"10.2139/ssrn.3604214","abstract":"Predicting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w:instrText>
      </w:r>
      <w:r w:rsidR="00DC0CD4">
        <w:rPr>
          <w:rFonts w:ascii="Times New Roman" w:hAnsi="Times New Roman" w:cs="Times New Roman" w:hint="eastAsia"/>
          <w:sz w:val="24"/>
          <w:szCs w:val="24"/>
        </w:rPr>
        <w:instrText xml:space="preserve">ulations. Using the best RMSD among the top 10 scoring poses as a metric, the success rate (RMSD </w:instrText>
      </w:r>
      <w:r w:rsidR="00DC0CD4">
        <w:rPr>
          <w:rFonts w:ascii="Times New Roman" w:hAnsi="Times New Roman" w:cs="Times New Roman" w:hint="eastAsia"/>
          <w:sz w:val="24"/>
          <w:szCs w:val="24"/>
        </w:rPr>
        <w:instrText>≤</w:instrText>
      </w:r>
      <w:r w:rsidR="00DC0CD4">
        <w:rPr>
          <w:rFonts w:ascii="Times New Roman" w:hAnsi="Times New Roman" w:cs="Times New Roman" w:hint="eastAsia"/>
          <w:sz w:val="24"/>
          <w:szCs w:val="24"/>
        </w:rPr>
        <w:instrText xml:space="preserve"> 2.0 Å for the interface backbone atoms) increased from 21% with default Glide SP settings to 58% with the enhanced peptide sampling and scoring protocol in </w:instrText>
      </w:r>
      <w:r w:rsidR="00DC0CD4">
        <w:rPr>
          <w:rFonts w:ascii="Times New Roman" w:hAnsi="Times New Roman" w:cs="Times New Roman"/>
          <w:sz w:val="24"/>
          <w:szCs w:val="24"/>
        </w:rPr>
        <w:instrText>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imonov","given":"Andrey","non-dropping-particle":"","parse-names":false,"suffix":""},{"dropping-particle":"","family":"Sacher","given":"Szymon","non-dropping-particle":"","parse-names":false,"suffix":""},{"dropping-particle":"","family":"Dube","given":"Jean-Pierre H.","non-dropping-particle":"","parse-names":false,"suffix":""},{"dropping-particle":"","family":"Biswas","given":"Shirsho","non-dropping-particle":"","parse-names":false,"suffix":""}],"container-title":"SSRN Electronic Journal","id":"ITEM-2","issued":{"date-parts":[["2020"]]},"title":"The Persuasive Effect of Fox News: Non-Compliance with Social Distancing During the COVID-19 Pandemic","type":"report"},"uris":["http://www.mendeley.com/documents/?uuid=2a745db8-a64e-4ff6-9815-9573ddba90b5"]}],"mendeley":{"formattedCitation":"&lt;sup&gt;1,2&lt;/sup&gt;","plainTextFormattedCitation":"1,2","previouslyFormattedCitation":"(Gollwitzer et al., 2020; Simonov et al., 2020)"},"properties":{"noteIndex":0},"schema":"https://github.com/citation-style-language/schema/raw/master/csl-citation.json"}</w:instrText>
      </w:r>
      <w:r w:rsidR="00CA52BD">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1,2</w:t>
      </w:r>
      <w:r w:rsidR="00CA52BD">
        <w:rPr>
          <w:rFonts w:ascii="Times New Roman" w:hAnsi="Times New Roman" w:cs="Times New Roman"/>
          <w:sz w:val="24"/>
          <w:szCs w:val="24"/>
        </w:rPr>
        <w:fldChar w:fldCharType="end"/>
      </w:r>
      <w:r w:rsidR="003B7FCC">
        <w:rPr>
          <w:rFonts w:ascii="Times New Roman" w:hAnsi="Times New Roman" w:cs="Times New Roman"/>
          <w:sz w:val="24"/>
          <w:szCs w:val="24"/>
        </w:rPr>
        <w:t>.</w:t>
      </w:r>
      <w:r w:rsidR="00630C01">
        <w:rPr>
          <w:rFonts w:ascii="Times New Roman" w:hAnsi="Times New Roman" w:cs="Times New Roman"/>
          <w:sz w:val="24"/>
          <w:szCs w:val="24"/>
        </w:rPr>
        <w:t xml:space="preserve"> </w:t>
      </w:r>
      <w:r w:rsidR="003B7FCC">
        <w:rPr>
          <w:rFonts w:ascii="Times New Roman" w:hAnsi="Times New Roman" w:cs="Times New Roman"/>
          <w:sz w:val="24"/>
          <w:szCs w:val="24"/>
        </w:rPr>
        <w:t>H</w:t>
      </w:r>
      <w:r w:rsidR="00630C01">
        <w:rPr>
          <w:rFonts w:ascii="Times New Roman" w:hAnsi="Times New Roman" w:cs="Times New Roman"/>
          <w:sz w:val="24"/>
          <w:szCs w:val="24"/>
        </w:rPr>
        <w:t>owever, our finding</w:t>
      </w:r>
      <w:r w:rsidR="001E3C37">
        <w:rPr>
          <w:rFonts w:ascii="Times New Roman" w:hAnsi="Times New Roman" w:cs="Times New Roman"/>
          <w:sz w:val="24"/>
          <w:szCs w:val="24"/>
        </w:rPr>
        <w:t>s</w:t>
      </w:r>
      <w:r w:rsidR="00630C01">
        <w:rPr>
          <w:rFonts w:ascii="Times New Roman" w:hAnsi="Times New Roman" w:cs="Times New Roman"/>
          <w:sz w:val="24"/>
          <w:szCs w:val="24"/>
        </w:rPr>
        <w:t xml:space="preserve"> suggest that </w:t>
      </w:r>
      <w:r w:rsidR="001E3C37">
        <w:rPr>
          <w:rFonts w:ascii="Times New Roman" w:hAnsi="Times New Roman" w:cs="Times New Roman"/>
          <w:sz w:val="24"/>
          <w:szCs w:val="24"/>
        </w:rPr>
        <w:t xml:space="preserve">the motivation of </w:t>
      </w:r>
      <w:r w:rsidR="00F076B6">
        <w:rPr>
          <w:rFonts w:ascii="Times New Roman" w:hAnsi="Times New Roman" w:cs="Times New Roman"/>
          <w:sz w:val="24"/>
          <w:szCs w:val="24"/>
        </w:rPr>
        <w:t>the non-compliance</w:t>
      </w:r>
      <w:r w:rsidR="001E3C37">
        <w:rPr>
          <w:rFonts w:ascii="Times New Roman" w:hAnsi="Times New Roman" w:cs="Times New Roman"/>
          <w:sz w:val="24"/>
          <w:szCs w:val="24"/>
        </w:rPr>
        <w:t xml:space="preserve"> may </w:t>
      </w:r>
      <w:r w:rsidR="00EE7199">
        <w:rPr>
          <w:rFonts w:ascii="Times New Roman" w:hAnsi="Times New Roman" w:cs="Times New Roman"/>
          <w:sz w:val="24"/>
          <w:szCs w:val="24"/>
        </w:rPr>
        <w:t>exist somewhere else</w:t>
      </w:r>
      <w:r w:rsidR="003B7FCC">
        <w:rPr>
          <w:rFonts w:ascii="Times New Roman" w:hAnsi="Times New Roman" w:cs="Times New Roman"/>
          <w:sz w:val="24"/>
          <w:szCs w:val="24"/>
        </w:rPr>
        <w:t xml:space="preserve"> and be </w:t>
      </w:r>
      <w:r w:rsidR="00A40E15">
        <w:rPr>
          <w:rFonts w:ascii="Times New Roman" w:hAnsi="Times New Roman" w:cs="Times New Roman"/>
          <w:sz w:val="24"/>
          <w:szCs w:val="24"/>
        </w:rPr>
        <w:t>moderated</w:t>
      </w:r>
      <w:r w:rsidR="003B7FCC">
        <w:rPr>
          <w:rFonts w:ascii="Times New Roman" w:hAnsi="Times New Roman" w:cs="Times New Roman"/>
          <w:sz w:val="24"/>
          <w:szCs w:val="24"/>
        </w:rPr>
        <w:t xml:space="preserve"> by </w:t>
      </w:r>
      <w:r w:rsidR="00744DAD">
        <w:rPr>
          <w:rFonts w:ascii="Times New Roman" w:hAnsi="Times New Roman" w:cs="Times New Roman"/>
          <w:sz w:val="24"/>
          <w:szCs w:val="24"/>
        </w:rPr>
        <w:t>threat perception</w:t>
      </w:r>
      <w:r w:rsidR="00103DA4">
        <w:rPr>
          <w:rFonts w:ascii="Times New Roman" w:hAnsi="Times New Roman" w:cs="Times New Roman"/>
          <w:sz w:val="24"/>
          <w:szCs w:val="24"/>
        </w:rPr>
        <w:t>.</w:t>
      </w:r>
    </w:p>
    <w:p w14:paraId="435C31F9" w14:textId="4FDE0502" w:rsidR="00F3398E" w:rsidRDefault="00863A9B" w:rsidP="00F3398E">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Our</w:t>
      </w:r>
      <w:r w:rsidR="00F3398E">
        <w:rPr>
          <w:rFonts w:ascii="Times New Roman" w:hAnsi="Times New Roman" w:cs="Times New Roman"/>
          <w:sz w:val="24"/>
          <w:szCs w:val="24"/>
        </w:rPr>
        <w:t xml:space="preserve"> findings </w:t>
      </w:r>
      <w:r>
        <w:rPr>
          <w:rFonts w:ascii="Times New Roman" w:hAnsi="Times New Roman" w:cs="Times New Roman"/>
          <w:sz w:val="24"/>
          <w:szCs w:val="24"/>
        </w:rPr>
        <w:t>primar</w:t>
      </w:r>
      <w:r w:rsidR="00195C83">
        <w:rPr>
          <w:rFonts w:ascii="Times New Roman" w:hAnsi="Times New Roman" w:cs="Times New Roman"/>
          <w:sz w:val="24"/>
          <w:szCs w:val="24"/>
        </w:rPr>
        <w:t>i</w:t>
      </w:r>
      <w:r>
        <w:rPr>
          <w:rFonts w:ascii="Times New Roman" w:hAnsi="Times New Roman" w:cs="Times New Roman"/>
          <w:sz w:val="24"/>
          <w:szCs w:val="24"/>
        </w:rPr>
        <w:t>ly imply</w:t>
      </w:r>
      <w:r w:rsidR="00F3398E">
        <w:rPr>
          <w:rFonts w:ascii="Times New Roman" w:hAnsi="Times New Roman" w:cs="Times New Roman"/>
          <w:sz w:val="24"/>
          <w:szCs w:val="24"/>
        </w:rPr>
        <w:t xml:space="preserve"> that mass media is still working</w:t>
      </w:r>
      <w:r>
        <w:rPr>
          <w:rFonts w:ascii="Times New Roman" w:hAnsi="Times New Roman" w:cs="Times New Roman"/>
          <w:sz w:val="24"/>
          <w:szCs w:val="24"/>
        </w:rPr>
        <w:t xml:space="preserve"> as</w:t>
      </w:r>
      <w:r w:rsidR="00F3398E">
        <w:rPr>
          <w:rFonts w:ascii="Times New Roman" w:hAnsi="Times New Roman" w:cs="Times New Roman"/>
          <w:sz w:val="24"/>
          <w:szCs w:val="24"/>
        </w:rPr>
        <w:t xml:space="preserve"> an influential medium of promoting public health recommendations for the </w:t>
      </w:r>
      <w:proofErr w:type="gramStart"/>
      <w:r w:rsidR="00F3398E">
        <w:rPr>
          <w:rFonts w:ascii="Times New Roman" w:hAnsi="Times New Roman" w:cs="Times New Roman"/>
          <w:sz w:val="24"/>
          <w:szCs w:val="24"/>
        </w:rPr>
        <w:t>general public</w:t>
      </w:r>
      <w:proofErr w:type="gramEnd"/>
      <w:r w:rsidR="00F3398E">
        <w:rPr>
          <w:rFonts w:ascii="Times New Roman" w:hAnsi="Times New Roman" w:cs="Times New Roman"/>
          <w:sz w:val="24"/>
          <w:szCs w:val="24"/>
        </w:rPr>
        <w:t xml:space="preserve"> in the COVID-19 pandemic.</w:t>
      </w:r>
      <w:r w:rsidRPr="00863A9B">
        <w:rPr>
          <w:rFonts w:ascii="Times New Roman" w:hAnsi="Times New Roman" w:cs="Times New Roman"/>
          <w:sz w:val="24"/>
          <w:szCs w:val="24"/>
        </w:rPr>
        <w:t xml:space="preserve"> </w:t>
      </w:r>
      <w:r>
        <w:rPr>
          <w:rFonts w:ascii="Times New Roman" w:hAnsi="Times New Roman" w:cs="Times New Roman"/>
          <w:sz w:val="24"/>
          <w:szCs w:val="24"/>
        </w:rPr>
        <w:t>Studies often highlighted the dark side of mass media in the COVID-19 pandemic where public health issues are unnecessarily politicized</w:t>
      </w:r>
      <w:r w:rsidR="0099180E">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{"citationItems":[{"id":"ITEM-1","itemData":{"DOI":"10.2139/ssrn.3604214","abstract":"Predicting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w:instrText>
      </w:r>
      <w:r w:rsidR="00DC0CD4">
        <w:rPr>
          <w:rFonts w:ascii="Times New Roman" w:hAnsi="Times New Roman" w:cs="Times New Roman" w:hint="eastAsia"/>
          <w:sz w:val="24"/>
          <w:szCs w:val="24"/>
        </w:rPr>
        <w:instrText xml:space="preserve">. In addition, scoring of the poses was improved by post-processing with physics-based implicit solvent MM- GBSA calculations. Using the best RMSD among the top 10 scoring poses as a metric, the success rate (RMSD </w:instrText>
      </w:r>
      <w:r w:rsidR="00DC0CD4">
        <w:rPr>
          <w:rFonts w:ascii="Times New Roman" w:hAnsi="Times New Roman" w:cs="Times New Roman" w:hint="eastAsia"/>
          <w:sz w:val="24"/>
          <w:szCs w:val="24"/>
        </w:rPr>
        <w:instrText>≤</w:instrText>
      </w:r>
      <w:r w:rsidR="00DC0CD4">
        <w:rPr>
          <w:rFonts w:ascii="Times New Roman" w:hAnsi="Times New Roman" w:cs="Times New Roman" w:hint="eastAsia"/>
          <w:sz w:val="24"/>
          <w:szCs w:val="24"/>
        </w:rPr>
        <w:instrText xml:space="preserve"> 2.0 Å for the interface backbone atoms)</w:instrText>
      </w:r>
      <w:r w:rsidR="00DC0CD4">
        <w:rPr>
          <w:rFonts w:ascii="Times New Roman" w:hAnsi="Times New Roman" w:cs="Times New Roman"/>
          <w:sz w:val="24"/>
          <w:szCs w:val="24"/>
        </w:rPr>
        <w:instrText xml:space="preserve">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imonov","given":"Andrey","non-dropping-particle":"","parse-names":false,"suffix":""},{"dropping-particle":"","family":"Sacher","given":"Szymon","non-dropping-particle":"","parse-names":false,"suffix":""},{"dropping-particle":"","family":"Dube","given":"Jean-Pierre H.","non-dropping-particle":"","parse-names":false,"suffix":""},{"dropping-particle":"","family":"Biswas","given":"Shirsho","non-dropping-particle":"","parse-names":false,"suffix":""}],"container-title":"SSRN Electronic Journal","id":"ITEM-1","issued":{"date-parts":[["2020"]]},"title":"The Persuasive Effect of Fox News: Non-Compliance with Social Distancing During the COVID-19 Pandemic","type":"report"},"uris":["http://www.mendeley.com/documents/?uuid=2a745db8-a64e-4ff6-9815-9573ddba90b5"]},{"id":"ITEM-2","itemData":{"DOI":"10.2139/ssrn.3580487","ISSN":"0898-2937","abstract":"ABSTRAK Cakupan Standar Pelayanan Minimal (SPM) di Puskesmas Mabelopura tahun 2015 ada beberapa kegiatan yang tidak mencapai target, seperti cakupan pemberian MP-ASI pada anak 6-24 bulan dari keluarga miskin hanya mencapai 19,4%, Cakupan peserta KB aktif hanya mencapai 34,1 %, penemuan pasien baru TB BTA positif 10,3%, penemuan penderita diare 44,6% dan cakupan pemeriksaan IVA 18,6%. Kinerja pegawai dipengaruhi oleh faktor Kepemimpinan dan Lingkungan Kerja. Penelitian ini bertujuan untuk mengetahui hubungan kepemimpinan dan lingkungan kerja terhadap kinerja pegawai di Puskesmas Mabelopura Kecamatan Palu Selatan. Jenis penelitian kuantitatif dengan pendekatan cross sectional. Jumlah populasi yaitu 48 pegawai PNS yang semuanya dijadikan responden (total sampling). Data dianalisis secara deskriptif yaitu analisis univariat dan bivariat, pada taraf kepercayaan 95% (ρ&lt;0,05). Hasil uji Chi Square, menunjukkan bahwa ada hubungan kepemimpinan (ρ=0,013) dan lingkungan kerja (ρ=0,032) dengan kinerja pegawai di Puskesmas Mabelopura. Disarankan kepada kepala puskesmas agar lebih meningkatkan pengawasan dan selalu mengontrol tugas- tugas yang diberikan dengan melakukan pengarahan (breafing) secara rutin serta memperhatikan lingkungan kerja agar pegawai merasa nyaman dalam melaksanakan tugas sehingga dapat meningkatkan kinerja pegawai.","author":[{"dropping-particle":"","family":"Bursztyn","given":"Leonardo","non-dropping-particle":"","parse-names":false,"suffix":""},{"dropping-particle":"","family":"Rao","given":"Aakaash","non-dropping-particle":"","parse-names":false,"suffix":""},{"dropping-particle":"","family":"Roth","given":"Christopher","non-dropping-particle":"","parse-names":false,"suffix":""},{"dropping-particle":"","family":"Yanagizawa-Drott","given":"David","non-dropping-particle":"","parse-names":false,"suffix":""}],"container-title":"SSRN Electronic Journal","id":"ITEM-2","issued":{"date-parts":[["2020"]]},"title":"Misinformation During a Pandemic","type":"article-journal"},"uris":["http://www.mendeley.com/documents/?uuid=dfd865fa-d043-4ec3-9c67-89e5ad3647c2"]},{"id":"ITEM-3","itemData":{"DOI":"10.37016/mr-2020-012","abstract":"A US national probability-based survey during the early days of the SARS-CoV-2 spread in the US showed that, above and beyond respondents’ political party, mainstream broadcast media use (e.g., NBC News) correlated with accurate information about the disease's lethality, and mainstream print media use (e.g., the New York Times) correlated with accurate beliefs about protection from infection. In addition, conservative media use (e.g., Fox News) correlated with conspiracy theories including believing that some in the CDC were exaggerating the seriousness of the virus to undermine the presidency of Donald Trump. Five recommendations are made to improve public understanding of SARS-CoV-2.","author":[{"dropping-particle":"","family":"Hall Jamieson","given":"Kathleen","non-dropping-particle":"","parse-names":false,"suffix":""},{"dropping-particle":"","family":"Albarracín","given":"Dolores","non-dropping-particle":"","parse-names":false,"suffix":""}],"container-title":"Harvard Kennedy School Misinformation Review","id":"ITEM-3","issued":{"date-parts":[["2020"]]},"title":"The Relation between Media Consumption and Misinformation at the Outset of the SARS-CoV-2 Pandemic in the US","type":"article-journal"},"uris":["http://www.mendeley.com/documents/?uuid=82c5ddaa-14e5-4a74-8f31-7afbfaf728bf"]}],"mendeley":{"formattedCitation":"&lt;sup&gt;1,11,12&lt;/sup&gt;","plainTextFormattedCitation":"1,11,12","previouslyFormattedCitation":"(Bursztyn et al., 2020; Hall Jamieson &amp; Albarracín, 2020; Simonov et al., 2020)"},"properties":{"noteIndex":0},"schema":"https://github.com/citation-style-language/schema/raw/master/csl-citation.json"}</w:instrText>
      </w:r>
      <w:r w:rsidR="0099180E">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1,11,12</w:t>
      </w:r>
      <w:r w:rsidR="0099180E">
        <w:rPr>
          <w:rFonts w:ascii="Times New Roman" w:hAnsi="Times New Roman" w:cs="Times New Roman"/>
          <w:sz w:val="24"/>
          <w:szCs w:val="24"/>
        </w:rPr>
        <w:fldChar w:fldCharType="end"/>
      </w:r>
      <w:r>
        <w:rPr>
          <w:rFonts w:ascii="Times New Roman" w:hAnsi="Times New Roman" w:cs="Times New Roman"/>
          <w:sz w:val="24"/>
          <w:szCs w:val="24"/>
        </w:rPr>
        <w:t>, however, it might not be the whole picture.</w:t>
      </w:r>
    </w:p>
    <w:p w14:paraId="48498A6E" w14:textId="0E74026B" w:rsidR="00EF59A2" w:rsidRPr="006A160F" w:rsidRDefault="00C33434" w:rsidP="00BB3C8B">
      <w:pPr>
        <w:spacing w:after="160" w:line="480" w:lineRule="auto"/>
        <w:ind w:firstLine="317"/>
        <w:rPr>
          <w:rFonts w:ascii="Times New Roman" w:hAnsi="Times New Roman" w:cs="Times New Roman"/>
          <w:sz w:val="24"/>
          <w:szCs w:val="24"/>
        </w:rPr>
      </w:pPr>
      <w:r>
        <w:rPr>
          <w:rFonts w:ascii="Times New Roman" w:hAnsi="Times New Roman" w:cs="Times New Roman"/>
          <w:sz w:val="24"/>
          <w:szCs w:val="24"/>
        </w:rPr>
        <w:t xml:space="preserve">To advance the academic discussion on </w:t>
      </w:r>
      <w:r w:rsidR="00195C83">
        <w:rPr>
          <w:rFonts w:ascii="Times New Roman" w:hAnsi="Times New Roman" w:cs="Times New Roman"/>
          <w:sz w:val="24"/>
          <w:szCs w:val="24"/>
        </w:rPr>
        <w:t xml:space="preserve">the </w:t>
      </w:r>
      <w:r>
        <w:rPr>
          <w:rFonts w:ascii="Times New Roman" w:hAnsi="Times New Roman" w:cs="Times New Roman"/>
          <w:sz w:val="24"/>
          <w:szCs w:val="24"/>
        </w:rPr>
        <w:t>non-compli</w:t>
      </w:r>
      <w:r w:rsidR="00195C83">
        <w:rPr>
          <w:rFonts w:ascii="Times New Roman" w:hAnsi="Times New Roman" w:cs="Times New Roman"/>
          <w:sz w:val="24"/>
          <w:szCs w:val="24"/>
        </w:rPr>
        <w:t>ance</w:t>
      </w:r>
      <w:r w:rsidR="003F14B5">
        <w:rPr>
          <w:rFonts w:ascii="Times New Roman" w:hAnsi="Times New Roman" w:cs="Times New Roman"/>
          <w:sz w:val="24"/>
          <w:szCs w:val="24"/>
        </w:rPr>
        <w:t xml:space="preserve"> issue</w:t>
      </w:r>
      <w:r>
        <w:rPr>
          <w:rFonts w:ascii="Times New Roman" w:hAnsi="Times New Roman" w:cs="Times New Roman"/>
          <w:sz w:val="24"/>
          <w:szCs w:val="24"/>
        </w:rPr>
        <w:t xml:space="preserve">, we </w:t>
      </w:r>
      <w:r w:rsidR="003855B4">
        <w:rPr>
          <w:rFonts w:ascii="Times New Roman" w:hAnsi="Times New Roman" w:cs="Times New Roman"/>
          <w:sz w:val="24"/>
          <w:szCs w:val="24"/>
        </w:rPr>
        <w:t xml:space="preserve">suggest </w:t>
      </w:r>
      <w:r w:rsidR="00445A42">
        <w:rPr>
          <w:rFonts w:ascii="Times New Roman" w:hAnsi="Times New Roman" w:cs="Times New Roman"/>
          <w:sz w:val="24"/>
          <w:szCs w:val="24"/>
        </w:rPr>
        <w:t>potential mechanisms as hypotheses worth testing in future research.</w:t>
      </w:r>
      <w:r w:rsidR="00BB3C8B">
        <w:rPr>
          <w:rFonts w:ascii="Times New Roman" w:hAnsi="Times New Roman" w:cs="Times New Roman"/>
          <w:sz w:val="24"/>
          <w:szCs w:val="24"/>
        </w:rPr>
        <w:t xml:space="preserve"> </w:t>
      </w:r>
      <w:r w:rsidR="00A2559A" w:rsidRPr="006A160F">
        <w:rPr>
          <w:rFonts w:ascii="Times New Roman" w:hAnsi="Times New Roman" w:cs="Times New Roman"/>
          <w:sz w:val="24"/>
          <w:szCs w:val="24"/>
        </w:rPr>
        <w:t xml:space="preserve">First, the negative effects of politicized media outlets </w:t>
      </w:r>
      <w:r w:rsidR="006A160F" w:rsidRPr="006A160F">
        <w:rPr>
          <w:rFonts w:ascii="Times New Roman" w:hAnsi="Times New Roman" w:cs="Times New Roman"/>
          <w:sz w:val="24"/>
          <w:szCs w:val="24"/>
        </w:rPr>
        <w:t>might</w:t>
      </w:r>
      <w:r w:rsidR="00A2559A" w:rsidRPr="006A160F">
        <w:rPr>
          <w:rFonts w:ascii="Times New Roman" w:hAnsi="Times New Roman" w:cs="Times New Roman"/>
          <w:sz w:val="24"/>
          <w:szCs w:val="24"/>
        </w:rPr>
        <w:t xml:space="preserve"> reflect </w:t>
      </w:r>
      <w:r w:rsidR="000220D3">
        <w:rPr>
          <w:rFonts w:ascii="Times New Roman" w:hAnsi="Times New Roman" w:cs="Times New Roman"/>
          <w:sz w:val="24"/>
          <w:szCs w:val="24"/>
        </w:rPr>
        <w:t>differ</w:t>
      </w:r>
      <w:r w:rsidR="006F44B2">
        <w:rPr>
          <w:rFonts w:ascii="Times New Roman" w:hAnsi="Times New Roman" w:cs="Times New Roman"/>
          <w:sz w:val="24"/>
          <w:szCs w:val="24"/>
        </w:rPr>
        <w:t>ing</w:t>
      </w:r>
      <w:r w:rsidR="000220D3">
        <w:rPr>
          <w:rFonts w:ascii="Times New Roman" w:hAnsi="Times New Roman" w:cs="Times New Roman"/>
          <w:sz w:val="24"/>
          <w:szCs w:val="24"/>
        </w:rPr>
        <w:t xml:space="preserve"> viewpoint</w:t>
      </w:r>
      <w:r w:rsidR="006F44B2">
        <w:rPr>
          <w:rFonts w:ascii="Times New Roman" w:hAnsi="Times New Roman" w:cs="Times New Roman"/>
          <w:sz w:val="24"/>
          <w:szCs w:val="24"/>
        </w:rPr>
        <w:t>s</w:t>
      </w:r>
      <w:r w:rsidR="000220D3">
        <w:rPr>
          <w:rFonts w:ascii="Times New Roman" w:hAnsi="Times New Roman" w:cs="Times New Roman"/>
          <w:sz w:val="24"/>
          <w:szCs w:val="24"/>
        </w:rPr>
        <w:t xml:space="preserve"> </w:t>
      </w:r>
      <w:r w:rsidR="006F44B2">
        <w:rPr>
          <w:rFonts w:ascii="Times New Roman" w:hAnsi="Times New Roman" w:cs="Times New Roman"/>
          <w:sz w:val="24"/>
          <w:szCs w:val="24"/>
        </w:rPr>
        <w:t xml:space="preserve">in the perception of the appropriate level of response of the government </w:t>
      </w:r>
      <w:r w:rsidR="005E6198">
        <w:rPr>
          <w:rFonts w:ascii="Times New Roman" w:hAnsi="Times New Roman" w:cs="Times New Roman"/>
          <w:sz w:val="24"/>
          <w:szCs w:val="24"/>
        </w:rPr>
        <w:t>as well as</w:t>
      </w:r>
      <w:r w:rsidR="005E6198" w:rsidRPr="006A160F">
        <w:rPr>
          <w:rFonts w:ascii="Times New Roman" w:hAnsi="Times New Roman" w:cs="Times New Roman"/>
          <w:sz w:val="24"/>
          <w:szCs w:val="24"/>
        </w:rPr>
        <w:t xml:space="preserve"> misunderstanding of the COVID-19 issue</w:t>
      </w:r>
      <w:r w:rsidR="005E6198">
        <w:rPr>
          <w:rFonts w:ascii="Times New Roman" w:hAnsi="Times New Roman" w:cs="Times New Roman"/>
          <w:sz w:val="24"/>
          <w:szCs w:val="24"/>
        </w:rPr>
        <w:t xml:space="preserve">. In other words, even though mass media </w:t>
      </w:r>
      <w:r w:rsidR="009F28C7">
        <w:rPr>
          <w:rFonts w:ascii="Times New Roman" w:hAnsi="Times New Roman" w:cs="Times New Roman"/>
          <w:sz w:val="24"/>
          <w:szCs w:val="24"/>
        </w:rPr>
        <w:t xml:space="preserve">have </w:t>
      </w:r>
      <w:r w:rsidR="00D51557">
        <w:rPr>
          <w:rFonts w:ascii="Times New Roman" w:hAnsi="Times New Roman" w:cs="Times New Roman"/>
          <w:sz w:val="24"/>
          <w:szCs w:val="24"/>
        </w:rPr>
        <w:t>inform</w:t>
      </w:r>
      <w:r w:rsidR="009F28C7">
        <w:rPr>
          <w:rFonts w:ascii="Times New Roman" w:hAnsi="Times New Roman" w:cs="Times New Roman"/>
          <w:sz w:val="24"/>
          <w:szCs w:val="24"/>
        </w:rPr>
        <w:t>ed</w:t>
      </w:r>
      <w:r w:rsidR="00D51557">
        <w:rPr>
          <w:rFonts w:ascii="Times New Roman" w:hAnsi="Times New Roman" w:cs="Times New Roman"/>
          <w:sz w:val="24"/>
          <w:szCs w:val="24"/>
        </w:rPr>
        <w:t xml:space="preserve"> people </w:t>
      </w:r>
      <w:r w:rsidR="00D130DC">
        <w:rPr>
          <w:rFonts w:ascii="Times New Roman" w:hAnsi="Times New Roman" w:cs="Times New Roman"/>
          <w:sz w:val="24"/>
          <w:szCs w:val="24"/>
        </w:rPr>
        <w:t>of</w:t>
      </w:r>
      <w:r w:rsidR="00D51557">
        <w:rPr>
          <w:rFonts w:ascii="Times New Roman" w:hAnsi="Times New Roman" w:cs="Times New Roman"/>
          <w:sz w:val="24"/>
          <w:szCs w:val="24"/>
        </w:rPr>
        <w:t xml:space="preserve"> the </w:t>
      </w:r>
      <w:r w:rsidR="009F28C7">
        <w:rPr>
          <w:rFonts w:ascii="Times New Roman" w:hAnsi="Times New Roman" w:cs="Times New Roman"/>
          <w:sz w:val="24"/>
          <w:szCs w:val="24"/>
        </w:rPr>
        <w:t xml:space="preserve">current situation in the </w:t>
      </w:r>
      <w:r w:rsidR="009F28C7">
        <w:rPr>
          <w:rFonts w:ascii="Times New Roman" w:hAnsi="Times New Roman" w:cs="Times New Roman"/>
          <w:sz w:val="24"/>
          <w:szCs w:val="24"/>
        </w:rPr>
        <w:lastRenderedPageBreak/>
        <w:t xml:space="preserve">pandemic and improved </w:t>
      </w:r>
      <w:r w:rsidR="00D130DC">
        <w:rPr>
          <w:rFonts w:ascii="Times New Roman" w:hAnsi="Times New Roman" w:cs="Times New Roman"/>
          <w:sz w:val="24"/>
          <w:szCs w:val="24"/>
        </w:rPr>
        <w:t xml:space="preserve">the perception of </w:t>
      </w:r>
      <w:r w:rsidR="009F28C7">
        <w:rPr>
          <w:rFonts w:ascii="Times New Roman" w:hAnsi="Times New Roman" w:cs="Times New Roman"/>
          <w:sz w:val="24"/>
          <w:szCs w:val="24"/>
        </w:rPr>
        <w:t xml:space="preserve">the need for prevention efforts, </w:t>
      </w:r>
      <w:r w:rsidR="00D130DC">
        <w:rPr>
          <w:rFonts w:ascii="Times New Roman" w:hAnsi="Times New Roman" w:cs="Times New Roman"/>
          <w:sz w:val="24"/>
          <w:szCs w:val="24"/>
        </w:rPr>
        <w:t xml:space="preserve">people </w:t>
      </w:r>
      <w:r w:rsidR="00A03362">
        <w:rPr>
          <w:rFonts w:ascii="Times New Roman" w:hAnsi="Times New Roman" w:cs="Times New Roman"/>
          <w:sz w:val="24"/>
          <w:szCs w:val="24"/>
        </w:rPr>
        <w:t>might understand how to cope with the infection</w:t>
      </w:r>
      <w:r w:rsidR="007F46D7">
        <w:rPr>
          <w:rFonts w:ascii="Times New Roman" w:hAnsi="Times New Roman" w:cs="Times New Roman"/>
          <w:sz w:val="24"/>
          <w:szCs w:val="24"/>
        </w:rPr>
        <w:t xml:space="preserve"> differently</w:t>
      </w:r>
      <w:r w:rsidR="00531683">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{"citationItems":[{"id":"ITEM-1","itemData":{"abstract":"Our concern in this Essay is to explain the epistemic origins of political conflict. Citizens who agree that the proper object of law is to secure society's material well-being are still likely to disagree - intensely - about what policies will achieve that end as an empirical matter","author":[{"dropping-particle":"","family":"Kahan","given":"DM","non-dropping-particle":"","parse-names":false,"suffix":""},{"dropping-particle":"","family":"Braman","given":"Donald","non-dropping-particle":"","parse-names":false,"suffix":""}],"container-title":"Yale Law &amp; Policy Review","id":"ITEM-1","issue":"1","issued":{"date-parts":[["2006"]]},"page":"149-172","title":"Cultural Cognition and Public Policy","type":"article-journal","volume":"24"},"uris":["http://www.mendeley.com/documents/?uuid=fbf8adc0-45af-4b23-8508-32d26476922c"]}],"mendeley":{"formattedCitation":"&lt;sup&gt;21&lt;/sup&gt;","plainTextFormattedCitation":"21","previouslyFormattedCitation":"(Kahan &amp; Braman, 2006)"},"properties":{"noteIndex":0},"schema":"https://github.com/citation-style-language/schema/raw/master/csl-citation.json"}</w:instrText>
      </w:r>
      <w:r w:rsidR="00531683">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21</w:t>
      </w:r>
      <w:r w:rsidR="00531683">
        <w:rPr>
          <w:rFonts w:ascii="Times New Roman" w:hAnsi="Times New Roman" w:cs="Times New Roman"/>
          <w:sz w:val="24"/>
          <w:szCs w:val="24"/>
        </w:rPr>
        <w:fldChar w:fldCharType="end"/>
      </w:r>
      <w:r w:rsidR="006A160F" w:rsidRPr="006A160F">
        <w:rPr>
          <w:rFonts w:ascii="Times New Roman" w:hAnsi="Times New Roman" w:cs="Times New Roman"/>
          <w:sz w:val="24"/>
          <w:szCs w:val="24"/>
        </w:rPr>
        <w:t xml:space="preserve">. </w:t>
      </w:r>
      <w:r w:rsidR="00A2559A" w:rsidRPr="006A160F">
        <w:rPr>
          <w:rFonts w:ascii="Times New Roman" w:hAnsi="Times New Roman" w:cs="Times New Roman"/>
          <w:sz w:val="24"/>
          <w:szCs w:val="24"/>
        </w:rPr>
        <w:t>In such a case, studies recommend indirectly stimulat</w:t>
      </w:r>
      <w:r w:rsidR="00A40E15">
        <w:rPr>
          <w:rFonts w:ascii="Times New Roman" w:hAnsi="Times New Roman" w:cs="Times New Roman"/>
          <w:sz w:val="24"/>
          <w:szCs w:val="24"/>
        </w:rPr>
        <w:t xml:space="preserve">ing the cognitive (or sometimes irrational) aspect to alter human </w:t>
      </w:r>
      <w:proofErr w:type="spellStart"/>
      <w:r w:rsidR="00A40E15">
        <w:rPr>
          <w:rFonts w:ascii="Times New Roman" w:hAnsi="Times New Roman" w:cs="Times New Roman"/>
          <w:sz w:val="24"/>
          <w:szCs w:val="24"/>
        </w:rPr>
        <w:t>behavio</w:t>
      </w:r>
      <w:r w:rsidR="00336286">
        <w:rPr>
          <w:rFonts w:ascii="Times New Roman" w:hAnsi="Times New Roman" w:cs="Times New Roman"/>
          <w:sz w:val="24"/>
          <w:szCs w:val="24"/>
        </w:rPr>
        <w:t>u</w:t>
      </w:r>
      <w:r w:rsidR="00A40E15">
        <w:rPr>
          <w:rFonts w:ascii="Times New Roman" w:hAnsi="Times New Roman" w:cs="Times New Roman"/>
          <w:sz w:val="24"/>
          <w:szCs w:val="24"/>
        </w:rPr>
        <w:t>rs</w:t>
      </w:r>
      <w:proofErr w:type="spellEnd"/>
      <w:r w:rsidR="00A40E15">
        <w:rPr>
          <w:rFonts w:ascii="Times New Roman" w:hAnsi="Times New Roman" w:cs="Times New Roman"/>
          <w:sz w:val="24"/>
          <w:szCs w:val="24"/>
        </w:rPr>
        <w:t>,</w:t>
      </w:r>
      <w:r w:rsidR="00A2559A" w:rsidRPr="006A160F">
        <w:rPr>
          <w:rFonts w:ascii="Times New Roman" w:hAnsi="Times New Roman" w:cs="Times New Roman"/>
          <w:sz w:val="24"/>
          <w:szCs w:val="24"/>
        </w:rPr>
        <w:t xml:space="preserve"> known as nudge, a concept from </w:t>
      </w:r>
      <w:proofErr w:type="spellStart"/>
      <w:r w:rsidR="00A2559A" w:rsidRPr="006A160F">
        <w:rPr>
          <w:rFonts w:ascii="Times New Roman" w:hAnsi="Times New Roman" w:cs="Times New Roman"/>
          <w:sz w:val="24"/>
          <w:szCs w:val="24"/>
        </w:rPr>
        <w:t>behavio</w:t>
      </w:r>
      <w:r w:rsidR="00336286">
        <w:rPr>
          <w:rFonts w:ascii="Times New Roman" w:hAnsi="Times New Roman" w:cs="Times New Roman"/>
          <w:sz w:val="24"/>
          <w:szCs w:val="24"/>
        </w:rPr>
        <w:t>u</w:t>
      </w:r>
      <w:r w:rsidR="00A2559A" w:rsidRPr="006A160F">
        <w:rPr>
          <w:rFonts w:ascii="Times New Roman" w:hAnsi="Times New Roman" w:cs="Times New Roman"/>
          <w:sz w:val="24"/>
          <w:szCs w:val="24"/>
        </w:rPr>
        <w:t>ral</w:t>
      </w:r>
      <w:proofErr w:type="spellEnd"/>
      <w:r w:rsidR="00A2559A" w:rsidRPr="006A160F">
        <w:rPr>
          <w:rFonts w:ascii="Times New Roman" w:hAnsi="Times New Roman" w:cs="Times New Roman"/>
          <w:sz w:val="24"/>
          <w:szCs w:val="24"/>
        </w:rPr>
        <w:t xml:space="preserve"> sciences</w:t>
      </w:r>
      <w:r w:rsidR="00C92191">
        <w:rPr>
          <w:rFonts w:ascii="Times New Roman" w:hAnsi="Times New Roman" w:cs="Times New Roman"/>
          <w:sz w:val="24"/>
          <w:szCs w:val="24"/>
        </w:rPr>
        <w:fldChar w:fldCharType="begin" w:fldLock="1"/>
      </w:r>
      <w:r w:rsidR="00DC0CD4">
        <w:rPr>
          <w:rFonts w:ascii="Times New Roman" w:hAnsi="Times New Roman" w:cs="Times New Roman"/>
          <w:sz w:val="24"/>
          <w:szCs w:val="24"/>
        </w:rPr>
        <w:instrText>ADDIN CSL_CITATION {"citationItems":[{"id":"ITEM-1","itemData":{"DOI":"10.1016/j.socscimed.2020.113370","ISSN":"18735347","abstract":"Rationale: Adolescents and young adults were identified internationally as a group with potentially low compliance rates with public health measures aimed at curbing the spread of coronavirus disease 2019 (COVID-19). Although non-compliance research during pandemics has typically focused on concurrent correlates, less is known about how prior social and psychological risk factors are associated with non-compliance during pandemics. Objective: This paper leverages a prospective-longitudinal cohort study with data before and during the pandemic to describe patterns of non-compliance with COVID- 19 related public health measures in young adults and to identify which characteristics increase the risk of non-compliance. Methods: Data came from an ongoing cohort study in Zurich, Switzerland (n=737). Non-compliance with public health measures and concurrent correlates were measured at age 22. Antecedent sociodemographic, social, and psychological factors were measured at ages 15-20. Young adults generally complied with COVID-19 public health measures, although non-compliance with some measures (e.g., cleaning/disinfecting mobile phones, standing 1.5-2 meters apart) was relatively higher. Results: Non-compliance, especially with hygiene-related measures, was more prevalent in males, and in individuals with higher education, higher SES, and a nonmigrant background. Non-compliance was higher in young adults who had previously scored high on indicators of “antisocial potential,” including low acceptance of moral rules, pre-pandemic legal cynicism, low shame/guilt, low self-control, engagement in delinquent behaviors, and association with delinquent peers. Young adults with low trust, including in the government's measures for fighting the virus, also complied less. Conclusions: In order to increase voluntary compliance with COVID-19 measures, public health campaigns should implement strategies that foster moral obligation and trust in authorities, or leverage trustworthy individuals in the community to disseminate information. For young adults with low self-control, self-monitoring, environmental restructuring, or nudging may increase compliance. Long-term investments into integrating youth with antisocial potential into society may decrease rule-breaking behaviors, including during pandemics when compliance saves lives.","author":[{"dropping-particle":"","family":"Nivette","given":"Amy","non-dropping-particle":"","parse-names":false,"suffix":""},{"dropping-particle":"","family":"Ribeaud","given":"Denis","non-dropping-particle":"","parse-names":false,"suffix":""},{"dropping-particle":"","family":"Murray","given":"Aja","non-dropping-particle":"","parse-names":false,"suffix":""},{"dropping-particle":"","family":"Steinhoff","given":"Annekatrin","non-dropping-particle":"","parse-names":false,"suffix":""},{"dropping-particle":"","family":"Bechtiger","given":"Laura","non-dropping-particle":"","parse-names":false,"suffix":""},{"dropping-particle":"","family":"Hepp","given":"Urs","non-dropping-particle":"","parse-names":false,"suffix":""},{"dropping-particle":"","family":"Shanahan","given":"Lilly","non-dropping-particle":"","parse-names":false,"suffix":""},{"dropping-particle":"","family":"Eisner","given":"Manuel","non-dropping-particle":"","parse-names":false,"suffix":""}],"container-title":"Social Science and Medicine","id":"ITEM-1","issued":{"date-parts":[["2021"]]},"title":"Non-Compliance with COVID-19-Related Public Health Measures among Young Adults in Switzerland: Insights from a Longitudinal Cohort Study","type":"article-journal","volume":"268"},"uris":["http://www.mendeley.com/documents/?uuid=825f0a15-f121-4a9c-b110-861bf57a3743"]},{"id":"ITEM-2","itemData":{"DOI":"10.1080/00913367.2020.1806154","ISSN":"0091-3367","abstract":"Prior research in behavioral economics has examined the effects of nudging and the diverse aspects of choice on individuals’ decisions and behaviors. Based on this premise, the current research offers a novel and timely view by examining how communication messages in public service advertisements (PSAs) can alter the perception of threat under uncertain situations such as the SARS-CoV-2 coronavirus pandemic. This article investigates the role of additional relative statistical information on the perception of threat and stockpiling intention. First, we examine whether there is a reduction in the perceived threat of the coronavirus if information about the potential severity of an alternative threat (car accidents) is activated, when compared to offering only statistics on the disease caused by SARS-CoV-2, which is known as COVID-19. Furthermore, we established the mediating role of a perceived threat in consumers’ decisions and behavior in times of severe crisis. This suggests that organizations and policymakers can influence individuals by increasing or decreasing their perceived level of threat depending on the desired outcomes (e.g., respecting authorities’ recommendations or avoiding stockpiling). This research offers a deeper understanding of how consumers can be “nudged” toward desired behavior in the context of public health and safety.","author":[{"dropping-particle":"","family":"Kim","given":"Jungkeun","non-dropping-particle":"","parse-names":false,"suffix":""},{"dropping-particle":"","family":"Giroux","given":"Marilyn","non-dropping-particle":"","parse-names":false,"suffix":""},{"dropping-particle":"","family":"Gonzalez-Jimenez","given":"Hector","non-dropping-particle":"","parse-names":false,"suffix":""},{"dropping-particle":"","family":"Jang","given":"Seongsoo","non-dropping-particle":"","parse-names":false,"suffix":""},{"dropping-particle":"","family":"Kim","given":"Seongseop (Sam)","non-dropping-particle":"","parse-names":false,"suffix":""},{"dropping-particle":"","family":"Park","given":"Jooyoung","non-dropping-particle":"","parse-names":false,"suffix":""},{"dropping-particle":"","family":"Kim","given":"Jae-Eun","non-dropping-particle":"","parse-names":false,"suffix":""},{"dropping-particle":"","family":"Lee","given":"Jacob C.","non-dropping-particle":"","parse-names":false,"suffix":""},{"dropping-particle":"","family":"Choi","given":"Yung Kyun","non-dropping-particle":"","parse-names":false,"suffix":""}],"container-title":"Journal of Advertising","id":"ITEM-2","issued":{"date-parts":[["2020"]]},"page":"1-15","title":"Nudging to Reduce the Perceived Threat of Coronavirus and Stockpiling Intention","type":"article-journal"},"uris":["http://www.mendeley.com/documents/?uuid=883e7ec3-a112-4556-b077-2a979c0ec89e"]}],"mendeley":{"formattedCitation":"&lt;sup&gt;22,23&lt;/sup&gt;","plainTextFormattedCitation":"22,23","previouslyFormattedCitation":"(Kim et al., 2020; Nivette et al., 2021)"},"properties":{"noteIndex":0},"schema":"https://github.com/citation-style-language/schema/raw/master/csl-citation.json"}</w:instrText>
      </w:r>
      <w:r w:rsidR="00C92191">
        <w:rPr>
          <w:rFonts w:ascii="Times New Roman" w:hAnsi="Times New Roman" w:cs="Times New Roman"/>
          <w:sz w:val="24"/>
          <w:szCs w:val="24"/>
        </w:rPr>
        <w:fldChar w:fldCharType="separate"/>
      </w:r>
      <w:r w:rsidR="00DC0CD4" w:rsidRPr="00DC0CD4">
        <w:rPr>
          <w:rFonts w:ascii="Times New Roman" w:hAnsi="Times New Roman" w:cs="Times New Roman"/>
          <w:noProof/>
          <w:sz w:val="24"/>
          <w:szCs w:val="24"/>
          <w:vertAlign w:val="superscript"/>
        </w:rPr>
        <w:t>22,23</w:t>
      </w:r>
      <w:r w:rsidR="00C92191">
        <w:rPr>
          <w:rFonts w:ascii="Times New Roman" w:hAnsi="Times New Roman" w:cs="Times New Roman"/>
          <w:sz w:val="24"/>
          <w:szCs w:val="24"/>
        </w:rPr>
        <w:fldChar w:fldCharType="end"/>
      </w:r>
      <w:r w:rsidR="00A2559A" w:rsidRPr="006A160F">
        <w:rPr>
          <w:rFonts w:ascii="Times New Roman" w:hAnsi="Times New Roman" w:cs="Times New Roman"/>
          <w:sz w:val="24"/>
          <w:szCs w:val="24"/>
        </w:rPr>
        <w:t>.</w:t>
      </w:r>
      <w:r w:rsidR="00BB3C8B">
        <w:rPr>
          <w:rFonts w:ascii="Times New Roman" w:hAnsi="Times New Roman" w:cs="Times New Roman"/>
          <w:sz w:val="24"/>
          <w:szCs w:val="24"/>
        </w:rPr>
        <w:t xml:space="preserve"> </w:t>
      </w:r>
      <w:r w:rsidR="00EF59A2" w:rsidRPr="006A160F">
        <w:rPr>
          <w:rFonts w:ascii="Times New Roman" w:hAnsi="Times New Roman" w:cs="Times New Roman"/>
          <w:sz w:val="24"/>
          <w:szCs w:val="24"/>
        </w:rPr>
        <w:t>Second,</w:t>
      </w:r>
      <w:r w:rsidR="00BB3C8B">
        <w:rPr>
          <w:rFonts w:ascii="Times New Roman" w:hAnsi="Times New Roman" w:cs="Times New Roman"/>
          <w:sz w:val="24"/>
          <w:szCs w:val="24"/>
        </w:rPr>
        <w:t xml:space="preserve"> we also need to </w:t>
      </w:r>
      <w:r w:rsidR="009A45E7">
        <w:rPr>
          <w:rFonts w:ascii="Times New Roman" w:hAnsi="Times New Roman" w:cs="Times New Roman"/>
          <w:sz w:val="24"/>
          <w:szCs w:val="24"/>
        </w:rPr>
        <w:t xml:space="preserve">have a more precise </w:t>
      </w:r>
      <w:r w:rsidR="00255802">
        <w:rPr>
          <w:rFonts w:ascii="Times New Roman" w:hAnsi="Times New Roman" w:cs="Times New Roman"/>
          <w:sz w:val="24"/>
          <w:szCs w:val="24"/>
        </w:rPr>
        <w:t>understanding of</w:t>
      </w:r>
      <w:r w:rsidR="00AC4E37">
        <w:rPr>
          <w:rFonts w:ascii="Times New Roman" w:hAnsi="Times New Roman" w:cs="Times New Roman"/>
          <w:sz w:val="24"/>
          <w:szCs w:val="24"/>
        </w:rPr>
        <w:t xml:space="preserve"> how </w:t>
      </w:r>
      <w:r w:rsidR="005F058E">
        <w:rPr>
          <w:rFonts w:ascii="Times New Roman" w:hAnsi="Times New Roman" w:cs="Times New Roman"/>
          <w:sz w:val="24"/>
          <w:szCs w:val="24"/>
        </w:rPr>
        <w:t>threat perception</w:t>
      </w:r>
      <w:r w:rsidR="00B54C8B">
        <w:rPr>
          <w:rFonts w:ascii="Times New Roman" w:hAnsi="Times New Roman" w:cs="Times New Roman"/>
          <w:sz w:val="24"/>
          <w:szCs w:val="24"/>
        </w:rPr>
        <w:t xml:space="preserve"> </w:t>
      </w:r>
      <w:r w:rsidR="00255802">
        <w:rPr>
          <w:rFonts w:ascii="Times New Roman" w:hAnsi="Times New Roman" w:cs="Times New Roman"/>
          <w:sz w:val="24"/>
          <w:szCs w:val="24"/>
        </w:rPr>
        <w:t xml:space="preserve">improves or </w:t>
      </w:r>
      <w:r w:rsidR="00304AF7">
        <w:rPr>
          <w:rFonts w:ascii="Times New Roman" w:hAnsi="Times New Roman" w:cs="Times New Roman"/>
          <w:sz w:val="24"/>
          <w:szCs w:val="24"/>
        </w:rPr>
        <w:t>undermines</w:t>
      </w:r>
      <w:r w:rsidR="00AC4E37">
        <w:rPr>
          <w:rFonts w:ascii="Times New Roman" w:hAnsi="Times New Roman" w:cs="Times New Roman"/>
          <w:sz w:val="24"/>
          <w:szCs w:val="24"/>
        </w:rPr>
        <w:t xml:space="preserve"> </w:t>
      </w:r>
      <w:r w:rsidR="006F0BC3">
        <w:rPr>
          <w:rFonts w:ascii="Times New Roman" w:hAnsi="Times New Roman" w:cs="Times New Roman"/>
          <w:sz w:val="24"/>
          <w:szCs w:val="24"/>
        </w:rPr>
        <w:t xml:space="preserve">compliance with public health guidance and other human </w:t>
      </w:r>
      <w:proofErr w:type="spellStart"/>
      <w:r w:rsidR="006F0BC3">
        <w:rPr>
          <w:rFonts w:ascii="Times New Roman" w:hAnsi="Times New Roman" w:cs="Times New Roman"/>
          <w:sz w:val="24"/>
          <w:szCs w:val="24"/>
        </w:rPr>
        <w:t>behavio</w:t>
      </w:r>
      <w:r w:rsidR="00336286">
        <w:rPr>
          <w:rFonts w:ascii="Times New Roman" w:hAnsi="Times New Roman" w:cs="Times New Roman"/>
          <w:sz w:val="24"/>
          <w:szCs w:val="24"/>
        </w:rPr>
        <w:t>u</w:t>
      </w:r>
      <w:r w:rsidR="006F0BC3">
        <w:rPr>
          <w:rFonts w:ascii="Times New Roman" w:hAnsi="Times New Roman" w:cs="Times New Roman"/>
          <w:sz w:val="24"/>
          <w:szCs w:val="24"/>
        </w:rPr>
        <w:t>rs</w:t>
      </w:r>
      <w:proofErr w:type="spellEnd"/>
      <w:r w:rsidR="006F0BC3">
        <w:rPr>
          <w:rFonts w:ascii="Times New Roman" w:hAnsi="Times New Roman" w:cs="Times New Roman"/>
          <w:sz w:val="24"/>
          <w:szCs w:val="24"/>
        </w:rPr>
        <w:t xml:space="preserve"> in the pandemic.</w:t>
      </w:r>
      <w:r w:rsidR="005F058E">
        <w:rPr>
          <w:rFonts w:ascii="Times New Roman" w:hAnsi="Times New Roman" w:cs="Times New Roman"/>
          <w:sz w:val="24"/>
          <w:szCs w:val="24"/>
        </w:rPr>
        <w:t xml:space="preserve"> </w:t>
      </w:r>
      <w:r w:rsidR="005D6F59">
        <w:rPr>
          <w:rFonts w:ascii="Times New Roman" w:hAnsi="Times New Roman" w:cs="Times New Roman"/>
          <w:sz w:val="24"/>
          <w:szCs w:val="24"/>
        </w:rPr>
        <w:t xml:space="preserve">Given that </w:t>
      </w:r>
      <w:r w:rsidR="005F058E">
        <w:rPr>
          <w:rFonts w:ascii="Times New Roman" w:hAnsi="Times New Roman" w:cs="Times New Roman"/>
          <w:sz w:val="24"/>
          <w:szCs w:val="24"/>
        </w:rPr>
        <w:t xml:space="preserve">the COVID-19 anxiety </w:t>
      </w:r>
      <w:r w:rsidR="005D6F59">
        <w:rPr>
          <w:rFonts w:ascii="Times New Roman" w:hAnsi="Times New Roman" w:cs="Times New Roman"/>
          <w:sz w:val="24"/>
          <w:szCs w:val="24"/>
        </w:rPr>
        <w:t xml:space="preserve">increased </w:t>
      </w:r>
      <w:r w:rsidR="00B41580">
        <w:rPr>
          <w:rFonts w:ascii="Times New Roman" w:hAnsi="Times New Roman" w:cs="Times New Roman"/>
          <w:sz w:val="24"/>
          <w:szCs w:val="24"/>
        </w:rPr>
        <w:t xml:space="preserve">along with </w:t>
      </w:r>
      <w:r w:rsidR="00436052">
        <w:rPr>
          <w:rFonts w:ascii="Times New Roman" w:hAnsi="Times New Roman" w:cs="Times New Roman"/>
          <w:sz w:val="24"/>
          <w:szCs w:val="24"/>
        </w:rPr>
        <w:t xml:space="preserve">the </w:t>
      </w:r>
      <w:r w:rsidR="00B41580">
        <w:rPr>
          <w:rFonts w:ascii="Times New Roman" w:hAnsi="Times New Roman" w:cs="Times New Roman"/>
          <w:sz w:val="24"/>
          <w:szCs w:val="24"/>
        </w:rPr>
        <w:t>extent of media consumption</w:t>
      </w:r>
      <w:r w:rsidR="005D6F59">
        <w:rPr>
          <w:rFonts w:ascii="Times New Roman" w:hAnsi="Times New Roman" w:cs="Times New Roman"/>
          <w:sz w:val="24"/>
          <w:szCs w:val="24"/>
        </w:rPr>
        <w:t xml:space="preserve"> in our analysis,</w:t>
      </w:r>
      <w:r w:rsidR="00B41580">
        <w:rPr>
          <w:rFonts w:ascii="Times New Roman" w:hAnsi="Times New Roman" w:cs="Times New Roman"/>
          <w:sz w:val="24"/>
          <w:szCs w:val="24"/>
        </w:rPr>
        <w:t xml:space="preserve"> </w:t>
      </w:r>
      <w:r w:rsidR="005F058E">
        <w:rPr>
          <w:rFonts w:ascii="Times New Roman" w:hAnsi="Times New Roman" w:cs="Times New Roman"/>
          <w:sz w:val="24"/>
          <w:szCs w:val="24"/>
        </w:rPr>
        <w:t xml:space="preserve">simple exposure to </w:t>
      </w:r>
      <w:r w:rsidR="0022484A">
        <w:rPr>
          <w:rFonts w:ascii="Times New Roman" w:hAnsi="Times New Roman" w:cs="Times New Roman"/>
          <w:sz w:val="24"/>
          <w:szCs w:val="24"/>
        </w:rPr>
        <w:t xml:space="preserve">increased media </w:t>
      </w:r>
      <w:r w:rsidR="005F058E">
        <w:rPr>
          <w:rFonts w:ascii="Times New Roman" w:hAnsi="Times New Roman" w:cs="Times New Roman"/>
          <w:sz w:val="24"/>
          <w:szCs w:val="24"/>
        </w:rPr>
        <w:t>reports</w:t>
      </w:r>
      <w:r w:rsidR="0022484A">
        <w:rPr>
          <w:rFonts w:ascii="Times New Roman" w:hAnsi="Times New Roman" w:cs="Times New Roman"/>
          <w:sz w:val="24"/>
          <w:szCs w:val="24"/>
        </w:rPr>
        <w:t xml:space="preserve"> of </w:t>
      </w:r>
      <w:r w:rsidR="0022484A" w:rsidRPr="0022484A">
        <w:rPr>
          <w:rFonts w:ascii="Times New Roman" w:hAnsi="Times New Roman" w:cs="Times New Roman"/>
          <w:sz w:val="24"/>
          <w:szCs w:val="24"/>
        </w:rPr>
        <w:t>SARS-CoV-2 virus</w:t>
      </w:r>
      <w:r w:rsidR="005F058E">
        <w:rPr>
          <w:rFonts w:ascii="Times New Roman" w:hAnsi="Times New Roman" w:cs="Times New Roman"/>
          <w:sz w:val="24"/>
          <w:szCs w:val="24"/>
        </w:rPr>
        <w:t xml:space="preserve">, even if the messages are politicized, might have </w:t>
      </w:r>
      <w:proofErr w:type="spellStart"/>
      <w:r w:rsidR="005F058E">
        <w:rPr>
          <w:rFonts w:ascii="Times New Roman" w:hAnsi="Times New Roman" w:cs="Times New Roman"/>
          <w:sz w:val="24"/>
          <w:szCs w:val="24"/>
        </w:rPr>
        <w:t>signalled</w:t>
      </w:r>
      <w:proofErr w:type="spellEnd"/>
      <w:r w:rsidR="005F058E">
        <w:rPr>
          <w:rFonts w:ascii="Times New Roman" w:hAnsi="Times New Roman" w:cs="Times New Roman"/>
          <w:sz w:val="24"/>
          <w:szCs w:val="24"/>
        </w:rPr>
        <w:t xml:space="preserve"> </w:t>
      </w:r>
      <w:r w:rsidR="00765ECD">
        <w:rPr>
          <w:rFonts w:ascii="Times New Roman" w:hAnsi="Times New Roman" w:cs="Times New Roman"/>
          <w:sz w:val="24"/>
          <w:szCs w:val="24"/>
        </w:rPr>
        <w:t>threat</w:t>
      </w:r>
      <w:r w:rsidR="0022484A" w:rsidRPr="0022484A">
        <w:rPr>
          <w:rFonts w:ascii="Times New Roman" w:hAnsi="Times New Roman" w:cs="Times New Roman"/>
          <w:sz w:val="24"/>
          <w:szCs w:val="24"/>
        </w:rPr>
        <w:t xml:space="preserve"> </w:t>
      </w:r>
      <w:r w:rsidR="005F058E">
        <w:rPr>
          <w:rFonts w:ascii="Times New Roman" w:hAnsi="Times New Roman" w:cs="Times New Roman"/>
          <w:sz w:val="24"/>
          <w:szCs w:val="24"/>
        </w:rPr>
        <w:t>and led its viewers to be aware of the public health recommendations.</w:t>
      </w:r>
      <w:r w:rsidR="00B41580">
        <w:rPr>
          <w:rFonts w:ascii="Times New Roman" w:hAnsi="Times New Roman" w:cs="Times New Roman"/>
          <w:sz w:val="24"/>
          <w:szCs w:val="24"/>
        </w:rPr>
        <w:t xml:space="preserve"> </w:t>
      </w:r>
      <w:r w:rsidR="00436052">
        <w:rPr>
          <w:rFonts w:ascii="Times New Roman" w:hAnsi="Times New Roman" w:cs="Times New Roman"/>
          <w:sz w:val="24"/>
          <w:szCs w:val="24"/>
        </w:rPr>
        <w:t xml:space="preserve">In the opposite case, </w:t>
      </w:r>
      <w:r w:rsidR="007C2DE7">
        <w:rPr>
          <w:rFonts w:ascii="Times New Roman" w:hAnsi="Times New Roman" w:cs="Times New Roman"/>
          <w:sz w:val="24"/>
          <w:szCs w:val="24"/>
        </w:rPr>
        <w:t xml:space="preserve">however, </w:t>
      </w:r>
      <w:r w:rsidR="00436052">
        <w:rPr>
          <w:rFonts w:ascii="Times New Roman" w:hAnsi="Times New Roman" w:cs="Times New Roman"/>
          <w:sz w:val="24"/>
          <w:szCs w:val="24"/>
        </w:rPr>
        <w:t>t</w:t>
      </w:r>
      <w:r w:rsidR="003B742C">
        <w:rPr>
          <w:rFonts w:ascii="Times New Roman" w:hAnsi="Times New Roman" w:cs="Times New Roman"/>
          <w:sz w:val="24"/>
          <w:szCs w:val="24"/>
        </w:rPr>
        <w:t xml:space="preserve">his </w:t>
      </w:r>
      <w:r w:rsidR="00436052">
        <w:rPr>
          <w:rFonts w:ascii="Times New Roman" w:hAnsi="Times New Roman" w:cs="Times New Roman"/>
          <w:sz w:val="24"/>
          <w:szCs w:val="24"/>
        </w:rPr>
        <w:t xml:space="preserve">will be </w:t>
      </w:r>
      <w:r w:rsidR="00EE6D00">
        <w:rPr>
          <w:rFonts w:ascii="Times New Roman" w:hAnsi="Times New Roman" w:cs="Times New Roman"/>
          <w:sz w:val="24"/>
          <w:szCs w:val="24"/>
        </w:rPr>
        <w:t>particularly important when it comes to the vaccine hesitancy issue</w:t>
      </w:r>
      <w:r w:rsidR="00496771">
        <w:rPr>
          <w:rFonts w:ascii="Times New Roman" w:hAnsi="Times New Roman" w:cs="Times New Roman"/>
          <w:sz w:val="24"/>
          <w:szCs w:val="24"/>
        </w:rPr>
        <w:t>,</w:t>
      </w:r>
      <w:r w:rsidR="00EE6D00">
        <w:rPr>
          <w:rFonts w:ascii="Times New Roman" w:hAnsi="Times New Roman" w:cs="Times New Roman"/>
          <w:sz w:val="24"/>
          <w:szCs w:val="24"/>
        </w:rPr>
        <w:t xml:space="preserve"> </w:t>
      </w:r>
      <w:r w:rsidR="00496771">
        <w:rPr>
          <w:rFonts w:ascii="Times New Roman" w:hAnsi="Times New Roman" w:cs="Times New Roman"/>
          <w:sz w:val="24"/>
          <w:szCs w:val="24"/>
        </w:rPr>
        <w:t xml:space="preserve">which is highly expected when </w:t>
      </w:r>
      <w:r w:rsidR="00137E1C">
        <w:rPr>
          <w:rFonts w:ascii="Times New Roman" w:hAnsi="Times New Roman" w:cs="Times New Roman"/>
          <w:sz w:val="24"/>
          <w:szCs w:val="24"/>
        </w:rPr>
        <w:t>the vaccine is available</w:t>
      </w:r>
      <w:r w:rsidR="00137E1C" w:rsidRPr="00137E1C">
        <w:rPr>
          <w:rFonts w:ascii="Times New Roman" w:hAnsi="Times New Roman" w:cs="Times New Roman"/>
          <w:sz w:val="24"/>
          <w:szCs w:val="24"/>
        </w:rPr>
        <w:t xml:space="preserve"> </w:t>
      </w:r>
      <w:r w:rsidR="00137E1C">
        <w:rPr>
          <w:rFonts w:ascii="Times New Roman" w:hAnsi="Times New Roman" w:cs="Times New Roman"/>
          <w:sz w:val="24"/>
          <w:szCs w:val="24"/>
        </w:rPr>
        <w:t xml:space="preserve">sooner or later. </w:t>
      </w:r>
      <w:commentRangeStart w:id="108"/>
      <w:r w:rsidR="00137E1C">
        <w:rPr>
          <w:rFonts w:ascii="Times New Roman" w:hAnsi="Times New Roman" w:cs="Times New Roman"/>
          <w:sz w:val="24"/>
          <w:szCs w:val="24"/>
        </w:rPr>
        <w:t xml:space="preserve">Even though </w:t>
      </w:r>
      <w:r w:rsidR="001F4944">
        <w:rPr>
          <w:rFonts w:ascii="Times New Roman" w:hAnsi="Times New Roman" w:cs="Times New Roman"/>
          <w:sz w:val="24"/>
          <w:szCs w:val="24"/>
        </w:rPr>
        <w:t xml:space="preserve">our findings imply that </w:t>
      </w:r>
      <w:r w:rsidR="000616B6">
        <w:rPr>
          <w:rFonts w:ascii="Times New Roman" w:hAnsi="Times New Roman" w:cs="Times New Roman"/>
          <w:sz w:val="24"/>
          <w:szCs w:val="24"/>
        </w:rPr>
        <w:t xml:space="preserve">the signal of danger might </w:t>
      </w:r>
      <w:r w:rsidR="005F6D36">
        <w:rPr>
          <w:rFonts w:ascii="Times New Roman" w:hAnsi="Times New Roman" w:cs="Times New Roman"/>
          <w:sz w:val="24"/>
          <w:szCs w:val="24"/>
        </w:rPr>
        <w:t xml:space="preserve">have helped </w:t>
      </w:r>
      <w:r w:rsidR="00253CA5">
        <w:rPr>
          <w:rFonts w:ascii="Times New Roman" w:hAnsi="Times New Roman" w:cs="Times New Roman"/>
          <w:sz w:val="24"/>
          <w:szCs w:val="24"/>
        </w:rPr>
        <w:t xml:space="preserve">mitigate the </w:t>
      </w:r>
      <w:r w:rsidR="00CF7C80">
        <w:rPr>
          <w:rFonts w:ascii="Times New Roman" w:hAnsi="Times New Roman" w:cs="Times New Roman"/>
          <w:sz w:val="24"/>
          <w:szCs w:val="24"/>
        </w:rPr>
        <w:t>negative effect</w:t>
      </w:r>
      <w:r w:rsidR="00253CA5">
        <w:rPr>
          <w:rFonts w:ascii="Times New Roman" w:hAnsi="Times New Roman" w:cs="Times New Roman"/>
          <w:sz w:val="24"/>
          <w:szCs w:val="24"/>
        </w:rPr>
        <w:t xml:space="preserve"> of media polarization </w:t>
      </w:r>
      <w:r w:rsidR="00741C50">
        <w:rPr>
          <w:rFonts w:ascii="Times New Roman" w:hAnsi="Times New Roman" w:cs="Times New Roman"/>
          <w:sz w:val="24"/>
          <w:szCs w:val="24"/>
        </w:rPr>
        <w:t>over</w:t>
      </w:r>
      <w:r w:rsidR="005F6D36">
        <w:rPr>
          <w:rFonts w:ascii="Times New Roman" w:hAnsi="Times New Roman" w:cs="Times New Roman"/>
          <w:sz w:val="24"/>
          <w:szCs w:val="24"/>
        </w:rPr>
        <w:t xml:space="preserve"> social distancing</w:t>
      </w:r>
      <w:r w:rsidR="00741C50">
        <w:rPr>
          <w:rFonts w:ascii="Times New Roman" w:hAnsi="Times New Roman" w:cs="Times New Roman"/>
          <w:sz w:val="24"/>
          <w:szCs w:val="24"/>
        </w:rPr>
        <w:t xml:space="preserve">, </w:t>
      </w:r>
      <w:r w:rsidR="00CF7C80">
        <w:rPr>
          <w:rFonts w:ascii="Times New Roman" w:hAnsi="Times New Roman" w:cs="Times New Roman"/>
          <w:sz w:val="24"/>
          <w:szCs w:val="24"/>
        </w:rPr>
        <w:t xml:space="preserve">if our hypothesis is true, </w:t>
      </w:r>
      <w:r w:rsidR="00741C50">
        <w:rPr>
          <w:rFonts w:ascii="Times New Roman" w:hAnsi="Times New Roman" w:cs="Times New Roman"/>
          <w:sz w:val="24"/>
          <w:szCs w:val="24"/>
        </w:rPr>
        <w:t xml:space="preserve">that mechanism is likely to </w:t>
      </w:r>
      <w:r w:rsidR="00CF7C80">
        <w:rPr>
          <w:rFonts w:ascii="Times New Roman" w:hAnsi="Times New Roman" w:cs="Times New Roman"/>
          <w:sz w:val="24"/>
          <w:szCs w:val="24"/>
        </w:rPr>
        <w:t xml:space="preserve">works in the opposite </w:t>
      </w:r>
      <w:r w:rsidR="007C2DE7">
        <w:rPr>
          <w:rFonts w:ascii="Times New Roman" w:hAnsi="Times New Roman" w:cs="Times New Roman"/>
          <w:sz w:val="24"/>
          <w:szCs w:val="24"/>
        </w:rPr>
        <w:t xml:space="preserve">direction </w:t>
      </w:r>
      <w:r w:rsidR="00CF7C80">
        <w:rPr>
          <w:rFonts w:ascii="Times New Roman" w:hAnsi="Times New Roman" w:cs="Times New Roman"/>
          <w:sz w:val="24"/>
          <w:szCs w:val="24"/>
        </w:rPr>
        <w:t xml:space="preserve">by making people </w:t>
      </w:r>
      <w:r w:rsidR="00D73440">
        <w:rPr>
          <w:rFonts w:ascii="Times New Roman" w:hAnsi="Times New Roman" w:cs="Times New Roman"/>
          <w:sz w:val="24"/>
          <w:szCs w:val="24"/>
        </w:rPr>
        <w:t xml:space="preserve">more </w:t>
      </w:r>
      <w:r w:rsidR="00CF7C80">
        <w:rPr>
          <w:rFonts w:ascii="Times New Roman" w:hAnsi="Times New Roman" w:cs="Times New Roman"/>
          <w:sz w:val="24"/>
          <w:szCs w:val="24"/>
        </w:rPr>
        <w:t xml:space="preserve">reluctant to </w:t>
      </w:r>
      <w:r w:rsidR="00D73440">
        <w:rPr>
          <w:rFonts w:ascii="Times New Roman" w:hAnsi="Times New Roman" w:cs="Times New Roman"/>
          <w:sz w:val="24"/>
          <w:szCs w:val="24"/>
        </w:rPr>
        <w:t>get vaccinated</w:t>
      </w:r>
      <w:r w:rsidR="00CF7C80">
        <w:rPr>
          <w:rFonts w:ascii="Times New Roman" w:hAnsi="Times New Roman" w:cs="Times New Roman"/>
          <w:sz w:val="24"/>
          <w:szCs w:val="24"/>
        </w:rPr>
        <w:t>.</w:t>
      </w:r>
      <w:commentRangeEnd w:id="108"/>
      <w:r w:rsidR="009B049E">
        <w:rPr>
          <w:rStyle w:val="CommentReference"/>
        </w:rPr>
        <w:commentReference w:id="108"/>
      </w:r>
    </w:p>
    <w:p w14:paraId="1F853BA6" w14:textId="462B39A8" w:rsidR="005439E6" w:rsidRDefault="005439E6" w:rsidP="005439E6">
      <w:pPr>
        <w:spacing w:after="160" w:line="480" w:lineRule="auto"/>
        <w:rPr>
          <w:rFonts w:ascii="Times New Roman" w:hAnsi="Times New Roman" w:cs="Times New Roman"/>
          <w:sz w:val="24"/>
          <w:szCs w:val="24"/>
        </w:rPr>
      </w:pPr>
    </w:p>
    <w:p w14:paraId="034FCB4F" w14:textId="51533997" w:rsidR="005439E6" w:rsidRPr="005439E6" w:rsidRDefault="005439E6" w:rsidP="005439E6">
      <w:pPr>
        <w:spacing w:after="160" w:line="480" w:lineRule="auto"/>
        <w:rPr>
          <w:rFonts w:ascii="Times New Roman" w:hAnsi="Times New Roman" w:cs="Times New Roman"/>
          <w:sz w:val="24"/>
          <w:szCs w:val="24"/>
        </w:rPr>
      </w:pPr>
    </w:p>
    <w:p w14:paraId="7EC5F82D" w14:textId="77777777" w:rsidR="000313B6" w:rsidRDefault="000313B6" w:rsidP="001B2670">
      <w:pPr>
        <w:spacing w:line="480" w:lineRule="auto"/>
        <w:rPr>
          <w:rFonts w:ascii="Times New Roman" w:hAnsi="Times New Roman"/>
          <w:b/>
          <w:noProof/>
          <w:sz w:val="24"/>
          <w:szCs w:val="48"/>
        </w:rPr>
      </w:pPr>
      <w:r>
        <w:rPr>
          <w:noProof/>
        </w:rPr>
        <w:br w:type="page"/>
      </w:r>
    </w:p>
    <w:p w14:paraId="63846112" w14:textId="1EE97F51" w:rsidR="00AB3EB1" w:rsidRPr="009E7320" w:rsidRDefault="00AB3EB1" w:rsidP="00633DDF">
      <w:pPr>
        <w:pStyle w:val="Heading1"/>
        <w:spacing w:afterLines="0" w:after="120"/>
        <w:rPr>
          <w:noProof/>
        </w:rPr>
      </w:pPr>
      <w:r w:rsidRPr="009E7320">
        <w:rPr>
          <w:noProof/>
        </w:rPr>
        <w:lastRenderedPageBreak/>
        <w:t>R</w:t>
      </w:r>
      <w:r w:rsidR="002C3CDC" w:rsidRPr="009E7320">
        <w:rPr>
          <w:noProof/>
        </w:rPr>
        <w:t>EFERENCES</w:t>
      </w:r>
    </w:p>
    <w:p w14:paraId="677C0096" w14:textId="015D534E" w:rsidR="00DC0CD4" w:rsidRPr="00DC0CD4" w:rsidRDefault="00AB3EB1"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7766D6">
        <w:rPr>
          <w:rFonts w:ascii="Times New Roman" w:hAnsi="Times New Roman" w:cs="Times New Roman"/>
          <w:noProof/>
          <w:sz w:val="24"/>
          <w:szCs w:val="24"/>
        </w:rPr>
        <w:fldChar w:fldCharType="begin" w:fldLock="1"/>
      </w:r>
      <w:r w:rsidRPr="007766D6">
        <w:rPr>
          <w:rFonts w:ascii="Times New Roman" w:hAnsi="Times New Roman" w:cs="Times New Roman"/>
          <w:noProof/>
          <w:sz w:val="24"/>
          <w:szCs w:val="24"/>
        </w:rPr>
        <w:instrText xml:space="preserve">ADDIN Mendeley Bibliography CSL_BIBLIOGRAPHY </w:instrText>
      </w:r>
      <w:r w:rsidRPr="007766D6">
        <w:rPr>
          <w:rFonts w:ascii="Times New Roman" w:hAnsi="Times New Roman" w:cs="Times New Roman"/>
          <w:noProof/>
          <w:sz w:val="24"/>
          <w:szCs w:val="24"/>
        </w:rPr>
        <w:fldChar w:fldCharType="separate"/>
      </w:r>
      <w:r w:rsidR="00DC0CD4" w:rsidRPr="00DC0CD4">
        <w:rPr>
          <w:rFonts w:ascii="Times New Roman" w:hAnsi="Times New Roman" w:cs="Times New Roman"/>
          <w:noProof/>
          <w:sz w:val="24"/>
          <w:szCs w:val="24"/>
        </w:rPr>
        <w:t>1.</w:t>
      </w:r>
      <w:r w:rsidR="00DC0CD4" w:rsidRPr="00DC0CD4">
        <w:rPr>
          <w:rFonts w:ascii="Times New Roman" w:hAnsi="Times New Roman" w:cs="Times New Roman"/>
          <w:noProof/>
          <w:sz w:val="24"/>
          <w:szCs w:val="24"/>
        </w:rPr>
        <w:tab/>
        <w:t xml:space="preserve">Simonov, A., Sacher, S., Dube, J.-P. H. &amp; Biswas, S. </w:t>
      </w:r>
      <w:r w:rsidR="00DC0CD4" w:rsidRPr="00DC0CD4">
        <w:rPr>
          <w:rFonts w:ascii="Times New Roman" w:hAnsi="Times New Roman" w:cs="Times New Roman"/>
          <w:i/>
          <w:iCs/>
          <w:noProof/>
          <w:sz w:val="24"/>
          <w:szCs w:val="24"/>
        </w:rPr>
        <w:t>The Persuasive Effect of Fox News: Non-Compliance with Social Distancing During the COVID-19 Pandemic</w:t>
      </w:r>
      <w:r w:rsidR="00DC0CD4" w:rsidRPr="00DC0CD4">
        <w:rPr>
          <w:rFonts w:ascii="Times New Roman" w:hAnsi="Times New Roman" w:cs="Times New Roman"/>
          <w:noProof/>
          <w:sz w:val="24"/>
          <w:szCs w:val="24"/>
        </w:rPr>
        <w:t xml:space="preserve">. </w:t>
      </w:r>
      <w:r w:rsidR="00DC0CD4" w:rsidRPr="00DC0CD4">
        <w:rPr>
          <w:rFonts w:ascii="Times New Roman" w:hAnsi="Times New Roman" w:cs="Times New Roman"/>
          <w:i/>
          <w:iCs/>
          <w:noProof/>
          <w:sz w:val="24"/>
          <w:szCs w:val="24"/>
        </w:rPr>
        <w:t>SSRN Electronic Journal</w:t>
      </w:r>
      <w:r w:rsidR="00DC0CD4" w:rsidRPr="00DC0CD4">
        <w:rPr>
          <w:rFonts w:ascii="Times New Roman" w:hAnsi="Times New Roman" w:cs="Times New Roman"/>
          <w:noProof/>
          <w:sz w:val="24"/>
          <w:szCs w:val="24"/>
        </w:rPr>
        <w:t xml:space="preserve"> (2020) doi:10.2139/ssrn.3604214.</w:t>
      </w:r>
    </w:p>
    <w:p w14:paraId="1B2F7561"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2.</w:t>
      </w:r>
      <w:r w:rsidRPr="00DC0CD4">
        <w:rPr>
          <w:rFonts w:ascii="Times New Roman" w:hAnsi="Times New Roman" w:cs="Times New Roman"/>
          <w:noProof/>
          <w:sz w:val="24"/>
          <w:szCs w:val="24"/>
        </w:rPr>
        <w:tab/>
        <w:t xml:space="preserve">Gollwitzer, A. </w:t>
      </w:r>
      <w:r w:rsidRPr="00DC0CD4">
        <w:rPr>
          <w:rFonts w:ascii="Times New Roman" w:hAnsi="Times New Roman" w:cs="Times New Roman"/>
          <w:i/>
          <w:iCs/>
          <w:noProof/>
          <w:sz w:val="24"/>
          <w:szCs w:val="24"/>
        </w:rPr>
        <w:t>et al.</w:t>
      </w:r>
      <w:r w:rsidRPr="00DC0CD4">
        <w:rPr>
          <w:rFonts w:ascii="Times New Roman" w:hAnsi="Times New Roman" w:cs="Times New Roman"/>
          <w:noProof/>
          <w:sz w:val="24"/>
          <w:szCs w:val="24"/>
        </w:rPr>
        <w:t xml:space="preserve"> Partisan Differences in Physical Distancing are Linked to Health Outcomes during the COVID-19 Pandemic. </w:t>
      </w:r>
      <w:r w:rsidRPr="00DC0CD4">
        <w:rPr>
          <w:rFonts w:ascii="Times New Roman" w:hAnsi="Times New Roman" w:cs="Times New Roman"/>
          <w:i/>
          <w:iCs/>
          <w:noProof/>
          <w:sz w:val="24"/>
          <w:szCs w:val="24"/>
        </w:rPr>
        <w:t>Nat. Hum. Behav.</w:t>
      </w:r>
      <w:r w:rsidRPr="00DC0CD4">
        <w:rPr>
          <w:rFonts w:ascii="Times New Roman" w:hAnsi="Times New Roman" w:cs="Times New Roman"/>
          <w:noProof/>
          <w:sz w:val="24"/>
          <w:szCs w:val="24"/>
        </w:rPr>
        <w:t xml:space="preserve"> </w:t>
      </w:r>
      <w:r w:rsidRPr="00DC0CD4">
        <w:rPr>
          <w:rFonts w:ascii="Times New Roman" w:hAnsi="Times New Roman" w:cs="Times New Roman"/>
          <w:b/>
          <w:bCs/>
          <w:noProof/>
          <w:sz w:val="24"/>
          <w:szCs w:val="24"/>
        </w:rPr>
        <w:t>4</w:t>
      </w:r>
      <w:r w:rsidRPr="00DC0CD4">
        <w:rPr>
          <w:rFonts w:ascii="Times New Roman" w:hAnsi="Times New Roman" w:cs="Times New Roman"/>
          <w:noProof/>
          <w:sz w:val="24"/>
          <w:szCs w:val="24"/>
        </w:rPr>
        <w:t>, 1186–1197 (2020).</w:t>
      </w:r>
    </w:p>
    <w:p w14:paraId="06B6B986"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3.</w:t>
      </w:r>
      <w:r w:rsidRPr="00DC0CD4">
        <w:rPr>
          <w:rFonts w:ascii="Times New Roman" w:hAnsi="Times New Roman" w:cs="Times New Roman"/>
          <w:noProof/>
          <w:sz w:val="24"/>
          <w:szCs w:val="24"/>
        </w:rPr>
        <w:tab/>
        <w:t xml:space="preserve">Bromwich, J. E. How to Wash Your Hands. </w:t>
      </w:r>
      <w:r w:rsidRPr="00DC0CD4">
        <w:rPr>
          <w:rFonts w:ascii="Times New Roman" w:hAnsi="Times New Roman" w:cs="Times New Roman"/>
          <w:i/>
          <w:iCs/>
          <w:noProof/>
          <w:sz w:val="24"/>
          <w:szCs w:val="24"/>
        </w:rPr>
        <w:t>New York Times</w:t>
      </w:r>
      <w:r w:rsidRPr="00DC0CD4">
        <w:rPr>
          <w:rFonts w:ascii="Times New Roman" w:hAnsi="Times New Roman" w:cs="Times New Roman"/>
          <w:noProof/>
          <w:sz w:val="24"/>
          <w:szCs w:val="24"/>
        </w:rPr>
        <w:t xml:space="preserve"> (2020).</w:t>
      </w:r>
    </w:p>
    <w:p w14:paraId="2AF7EE65"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4.</w:t>
      </w:r>
      <w:r w:rsidRPr="00DC0CD4">
        <w:rPr>
          <w:rFonts w:ascii="Times New Roman" w:hAnsi="Times New Roman" w:cs="Times New Roman"/>
          <w:noProof/>
          <w:sz w:val="24"/>
          <w:szCs w:val="24"/>
        </w:rPr>
        <w:tab/>
        <w:t xml:space="preserve">Or Fleisher, Gabriel Gianordoli, Yuliya Parshina-Kottas, Karthik Patanjali, Miles Peyton,  and B. S. Masks Work. Really. We’ll Show You How. </w:t>
      </w:r>
      <w:r w:rsidRPr="00DC0CD4">
        <w:rPr>
          <w:rFonts w:ascii="Times New Roman" w:hAnsi="Times New Roman" w:cs="Times New Roman"/>
          <w:i/>
          <w:iCs/>
          <w:noProof/>
          <w:sz w:val="24"/>
          <w:szCs w:val="24"/>
        </w:rPr>
        <w:t>2New York Times</w:t>
      </w:r>
      <w:r w:rsidRPr="00DC0CD4">
        <w:rPr>
          <w:rFonts w:ascii="Times New Roman" w:hAnsi="Times New Roman" w:cs="Times New Roman"/>
          <w:noProof/>
          <w:sz w:val="24"/>
          <w:szCs w:val="24"/>
        </w:rPr>
        <w:t xml:space="preserve"> (2020).</w:t>
      </w:r>
    </w:p>
    <w:p w14:paraId="048172AF"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5.</w:t>
      </w:r>
      <w:r w:rsidRPr="00DC0CD4">
        <w:rPr>
          <w:rFonts w:ascii="Times New Roman" w:hAnsi="Times New Roman" w:cs="Times New Roman"/>
          <w:noProof/>
          <w:sz w:val="24"/>
          <w:szCs w:val="24"/>
        </w:rPr>
        <w:tab/>
        <w:t xml:space="preserve">Lewnard, J. A. &amp; Lo, N. C. Scientific and ethical basis for social-distancing interventions against COVID-19. </w:t>
      </w:r>
      <w:r w:rsidRPr="00DC0CD4">
        <w:rPr>
          <w:rFonts w:ascii="Times New Roman" w:hAnsi="Times New Roman" w:cs="Times New Roman"/>
          <w:i/>
          <w:iCs/>
          <w:noProof/>
          <w:sz w:val="24"/>
          <w:szCs w:val="24"/>
        </w:rPr>
        <w:t>Lancet Infect. Dis.</w:t>
      </w:r>
      <w:r w:rsidRPr="00DC0CD4">
        <w:rPr>
          <w:rFonts w:ascii="Times New Roman" w:hAnsi="Times New Roman" w:cs="Times New Roman"/>
          <w:noProof/>
          <w:sz w:val="24"/>
          <w:szCs w:val="24"/>
        </w:rPr>
        <w:t xml:space="preserve"> </w:t>
      </w:r>
      <w:r w:rsidRPr="00DC0CD4">
        <w:rPr>
          <w:rFonts w:ascii="Times New Roman" w:hAnsi="Times New Roman" w:cs="Times New Roman"/>
          <w:b/>
          <w:bCs/>
          <w:noProof/>
          <w:sz w:val="24"/>
          <w:szCs w:val="24"/>
        </w:rPr>
        <w:t>20</w:t>
      </w:r>
      <w:r w:rsidRPr="00DC0CD4">
        <w:rPr>
          <w:rFonts w:ascii="Times New Roman" w:hAnsi="Times New Roman" w:cs="Times New Roman"/>
          <w:noProof/>
          <w:sz w:val="24"/>
          <w:szCs w:val="24"/>
        </w:rPr>
        <w:t>, 631–633 (2020).</w:t>
      </w:r>
    </w:p>
    <w:p w14:paraId="75195CD1"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6.</w:t>
      </w:r>
      <w:r w:rsidRPr="00DC0CD4">
        <w:rPr>
          <w:rFonts w:ascii="Times New Roman" w:hAnsi="Times New Roman" w:cs="Times New Roman"/>
          <w:noProof/>
          <w:sz w:val="24"/>
          <w:szCs w:val="24"/>
        </w:rPr>
        <w:tab/>
        <w:t xml:space="preserve">Courtemanche, C., Garuccio, J., Le, A., Pinkston, J. &amp; Yelowitz, A. Strong Social Distancing Measures In The United States Reduced The COVID-19 Growth Rate. </w:t>
      </w:r>
      <w:r w:rsidRPr="00DC0CD4">
        <w:rPr>
          <w:rFonts w:ascii="Times New Roman" w:hAnsi="Times New Roman" w:cs="Times New Roman"/>
          <w:i/>
          <w:iCs/>
          <w:noProof/>
          <w:sz w:val="24"/>
          <w:szCs w:val="24"/>
        </w:rPr>
        <w:t>Health Aff. (Millwood).</w:t>
      </w:r>
      <w:r w:rsidRPr="00DC0CD4">
        <w:rPr>
          <w:rFonts w:ascii="Times New Roman" w:hAnsi="Times New Roman" w:cs="Times New Roman"/>
          <w:noProof/>
          <w:sz w:val="24"/>
          <w:szCs w:val="24"/>
        </w:rPr>
        <w:t xml:space="preserve"> </w:t>
      </w:r>
      <w:r w:rsidRPr="00DC0CD4">
        <w:rPr>
          <w:rFonts w:ascii="Times New Roman" w:hAnsi="Times New Roman" w:cs="Times New Roman"/>
          <w:b/>
          <w:bCs/>
          <w:noProof/>
          <w:sz w:val="24"/>
          <w:szCs w:val="24"/>
        </w:rPr>
        <w:t>39</w:t>
      </w:r>
      <w:r w:rsidRPr="00DC0CD4">
        <w:rPr>
          <w:rFonts w:ascii="Times New Roman" w:hAnsi="Times New Roman" w:cs="Times New Roman"/>
          <w:noProof/>
          <w:sz w:val="24"/>
          <w:szCs w:val="24"/>
        </w:rPr>
        <w:t>, 1237–1246 (2020).</w:t>
      </w:r>
    </w:p>
    <w:p w14:paraId="690AB56F"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7.</w:t>
      </w:r>
      <w:r w:rsidRPr="00DC0CD4">
        <w:rPr>
          <w:rFonts w:ascii="Times New Roman" w:hAnsi="Times New Roman" w:cs="Times New Roman"/>
          <w:noProof/>
          <w:sz w:val="24"/>
          <w:szCs w:val="24"/>
        </w:rPr>
        <w:tab/>
        <w:t xml:space="preserve">MacIntyre, C. R. &amp; Wang, Q. Physical Distancing, Face Masks, and Eye Protection for Prevention of COVID-19. </w:t>
      </w:r>
      <w:r w:rsidRPr="00DC0CD4">
        <w:rPr>
          <w:rFonts w:ascii="Times New Roman" w:hAnsi="Times New Roman" w:cs="Times New Roman"/>
          <w:i/>
          <w:iCs/>
          <w:noProof/>
          <w:sz w:val="24"/>
          <w:szCs w:val="24"/>
        </w:rPr>
        <w:t>Lancet</w:t>
      </w:r>
      <w:r w:rsidRPr="00DC0CD4">
        <w:rPr>
          <w:rFonts w:ascii="Times New Roman" w:hAnsi="Times New Roman" w:cs="Times New Roman"/>
          <w:noProof/>
          <w:sz w:val="24"/>
          <w:szCs w:val="24"/>
        </w:rPr>
        <w:t xml:space="preserve"> </w:t>
      </w:r>
      <w:r w:rsidRPr="00DC0CD4">
        <w:rPr>
          <w:rFonts w:ascii="Times New Roman" w:hAnsi="Times New Roman" w:cs="Times New Roman"/>
          <w:b/>
          <w:bCs/>
          <w:noProof/>
          <w:sz w:val="24"/>
          <w:szCs w:val="24"/>
        </w:rPr>
        <w:t>395</w:t>
      </w:r>
      <w:r w:rsidRPr="00DC0CD4">
        <w:rPr>
          <w:rFonts w:ascii="Times New Roman" w:hAnsi="Times New Roman" w:cs="Times New Roman"/>
          <w:noProof/>
          <w:sz w:val="24"/>
          <w:szCs w:val="24"/>
        </w:rPr>
        <w:t>, 1950–1951 (2020).</w:t>
      </w:r>
    </w:p>
    <w:p w14:paraId="5ADF58BC"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8.</w:t>
      </w:r>
      <w:r w:rsidRPr="00DC0CD4">
        <w:rPr>
          <w:rFonts w:ascii="Times New Roman" w:hAnsi="Times New Roman" w:cs="Times New Roman"/>
          <w:noProof/>
          <w:sz w:val="24"/>
          <w:szCs w:val="24"/>
        </w:rPr>
        <w:tab/>
        <w:t xml:space="preserve">Rubin, D. </w:t>
      </w:r>
      <w:r w:rsidRPr="00DC0CD4">
        <w:rPr>
          <w:rFonts w:ascii="Times New Roman" w:hAnsi="Times New Roman" w:cs="Times New Roman"/>
          <w:i/>
          <w:iCs/>
          <w:noProof/>
          <w:sz w:val="24"/>
          <w:szCs w:val="24"/>
        </w:rPr>
        <w:t>et al.</w:t>
      </w:r>
      <w:r w:rsidRPr="00DC0CD4">
        <w:rPr>
          <w:rFonts w:ascii="Times New Roman" w:hAnsi="Times New Roman" w:cs="Times New Roman"/>
          <w:noProof/>
          <w:sz w:val="24"/>
          <w:szCs w:val="24"/>
        </w:rPr>
        <w:t xml:space="preserve"> Association of Social Distancing, Population Density, and Temperature With the Instantaneous Reproduction Number of SARS-CoV-2 in Counties Across the United States. </w:t>
      </w:r>
      <w:r w:rsidRPr="00DC0CD4">
        <w:rPr>
          <w:rFonts w:ascii="Times New Roman" w:hAnsi="Times New Roman" w:cs="Times New Roman"/>
          <w:i/>
          <w:iCs/>
          <w:noProof/>
          <w:sz w:val="24"/>
          <w:szCs w:val="24"/>
        </w:rPr>
        <w:t>JAMA Netw. open</w:t>
      </w:r>
      <w:r w:rsidRPr="00DC0CD4">
        <w:rPr>
          <w:rFonts w:ascii="Times New Roman" w:hAnsi="Times New Roman" w:cs="Times New Roman"/>
          <w:noProof/>
          <w:sz w:val="24"/>
          <w:szCs w:val="24"/>
        </w:rPr>
        <w:t xml:space="preserve"> </w:t>
      </w:r>
      <w:r w:rsidRPr="00DC0CD4">
        <w:rPr>
          <w:rFonts w:ascii="Times New Roman" w:hAnsi="Times New Roman" w:cs="Times New Roman"/>
          <w:b/>
          <w:bCs/>
          <w:noProof/>
          <w:sz w:val="24"/>
          <w:szCs w:val="24"/>
        </w:rPr>
        <w:t>3</w:t>
      </w:r>
      <w:r w:rsidRPr="00DC0CD4">
        <w:rPr>
          <w:rFonts w:ascii="Times New Roman" w:hAnsi="Times New Roman" w:cs="Times New Roman"/>
          <w:noProof/>
          <w:sz w:val="24"/>
          <w:szCs w:val="24"/>
        </w:rPr>
        <w:t>, e2016099 (2020).</w:t>
      </w:r>
    </w:p>
    <w:p w14:paraId="455C1656"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9.</w:t>
      </w:r>
      <w:r w:rsidRPr="00DC0CD4">
        <w:rPr>
          <w:rFonts w:ascii="Times New Roman" w:hAnsi="Times New Roman" w:cs="Times New Roman"/>
          <w:noProof/>
          <w:sz w:val="24"/>
          <w:szCs w:val="24"/>
        </w:rPr>
        <w:tab/>
        <w:t xml:space="preserve">North, A. Why masks are (still) politicized in America. </w:t>
      </w:r>
      <w:r w:rsidRPr="00DC0CD4">
        <w:rPr>
          <w:rFonts w:ascii="Times New Roman" w:hAnsi="Times New Roman" w:cs="Times New Roman"/>
          <w:i/>
          <w:iCs/>
          <w:noProof/>
          <w:sz w:val="24"/>
          <w:szCs w:val="24"/>
        </w:rPr>
        <w:t>Vox Media</w:t>
      </w:r>
      <w:r w:rsidRPr="00DC0CD4">
        <w:rPr>
          <w:rFonts w:ascii="Times New Roman" w:hAnsi="Times New Roman" w:cs="Times New Roman"/>
          <w:noProof/>
          <w:sz w:val="24"/>
          <w:szCs w:val="24"/>
        </w:rPr>
        <w:t xml:space="preserve"> (2020).</w:t>
      </w:r>
    </w:p>
    <w:p w14:paraId="78D1CC9C"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10.</w:t>
      </w:r>
      <w:r w:rsidRPr="00DC0CD4">
        <w:rPr>
          <w:rFonts w:ascii="Times New Roman" w:hAnsi="Times New Roman" w:cs="Times New Roman"/>
          <w:noProof/>
          <w:sz w:val="24"/>
          <w:szCs w:val="24"/>
        </w:rPr>
        <w:tab/>
        <w:t xml:space="preserve">Rothgerber, H. </w:t>
      </w:r>
      <w:r w:rsidRPr="00DC0CD4">
        <w:rPr>
          <w:rFonts w:ascii="Times New Roman" w:hAnsi="Times New Roman" w:cs="Times New Roman"/>
          <w:i/>
          <w:iCs/>
          <w:noProof/>
          <w:sz w:val="24"/>
          <w:szCs w:val="24"/>
        </w:rPr>
        <w:t>et al.</w:t>
      </w:r>
      <w:r w:rsidRPr="00DC0CD4">
        <w:rPr>
          <w:rFonts w:ascii="Times New Roman" w:hAnsi="Times New Roman" w:cs="Times New Roman"/>
          <w:noProof/>
          <w:sz w:val="24"/>
          <w:szCs w:val="24"/>
        </w:rPr>
        <w:t xml:space="preserve"> Politicizing the COVID-19 Pandemic: Ideological Differences in Adherence to Social Distancing. (2020) doi:10.31234/osf.io/k23cv.</w:t>
      </w:r>
    </w:p>
    <w:p w14:paraId="23A3880A"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11.</w:t>
      </w:r>
      <w:r w:rsidRPr="00DC0CD4">
        <w:rPr>
          <w:rFonts w:ascii="Times New Roman" w:hAnsi="Times New Roman" w:cs="Times New Roman"/>
          <w:noProof/>
          <w:sz w:val="24"/>
          <w:szCs w:val="24"/>
        </w:rPr>
        <w:tab/>
        <w:t xml:space="preserve">Hall Jamieson, K. &amp; Albarracín, D. The Relation between Media Consumption and </w:t>
      </w:r>
      <w:r w:rsidRPr="00DC0CD4">
        <w:rPr>
          <w:rFonts w:ascii="Times New Roman" w:hAnsi="Times New Roman" w:cs="Times New Roman"/>
          <w:noProof/>
          <w:sz w:val="24"/>
          <w:szCs w:val="24"/>
        </w:rPr>
        <w:lastRenderedPageBreak/>
        <w:t xml:space="preserve">Misinformation at the Outset of the SARS-CoV-2 Pandemic in the US. </w:t>
      </w:r>
      <w:r w:rsidRPr="00DC0CD4">
        <w:rPr>
          <w:rFonts w:ascii="Times New Roman" w:hAnsi="Times New Roman" w:cs="Times New Roman"/>
          <w:i/>
          <w:iCs/>
          <w:noProof/>
          <w:sz w:val="24"/>
          <w:szCs w:val="24"/>
        </w:rPr>
        <w:t>Harvard Kennedy Sch. Misinformation Rev.</w:t>
      </w:r>
      <w:r w:rsidRPr="00DC0CD4">
        <w:rPr>
          <w:rFonts w:ascii="Times New Roman" w:hAnsi="Times New Roman" w:cs="Times New Roman"/>
          <w:noProof/>
          <w:sz w:val="24"/>
          <w:szCs w:val="24"/>
        </w:rPr>
        <w:t xml:space="preserve"> (2020) doi:10.37016/mr-2020-012.</w:t>
      </w:r>
    </w:p>
    <w:p w14:paraId="53A6BBC7"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12.</w:t>
      </w:r>
      <w:r w:rsidRPr="00DC0CD4">
        <w:rPr>
          <w:rFonts w:ascii="Times New Roman" w:hAnsi="Times New Roman" w:cs="Times New Roman"/>
          <w:noProof/>
          <w:sz w:val="24"/>
          <w:szCs w:val="24"/>
        </w:rPr>
        <w:tab/>
        <w:t xml:space="preserve">Bursztyn, L., Rao, A., Roth, C. &amp; Yanagizawa-Drott, D. Misinformation During a Pandemic. </w:t>
      </w:r>
      <w:r w:rsidRPr="00DC0CD4">
        <w:rPr>
          <w:rFonts w:ascii="Times New Roman" w:hAnsi="Times New Roman" w:cs="Times New Roman"/>
          <w:i/>
          <w:iCs/>
          <w:noProof/>
          <w:sz w:val="24"/>
          <w:szCs w:val="24"/>
        </w:rPr>
        <w:t>SSRN Electron. J.</w:t>
      </w:r>
      <w:r w:rsidRPr="00DC0CD4">
        <w:rPr>
          <w:rFonts w:ascii="Times New Roman" w:hAnsi="Times New Roman" w:cs="Times New Roman"/>
          <w:noProof/>
          <w:sz w:val="24"/>
          <w:szCs w:val="24"/>
        </w:rPr>
        <w:t xml:space="preserve"> (2020) doi:10.2139/ssrn.3580487.</w:t>
      </w:r>
    </w:p>
    <w:p w14:paraId="3E7E9A75"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13.</w:t>
      </w:r>
      <w:r w:rsidRPr="00DC0CD4">
        <w:rPr>
          <w:rFonts w:ascii="Times New Roman" w:hAnsi="Times New Roman" w:cs="Times New Roman"/>
          <w:noProof/>
          <w:sz w:val="24"/>
          <w:szCs w:val="24"/>
        </w:rPr>
        <w:tab/>
        <w:t xml:space="preserve">Albertson, B. &amp; Gadarian, S. K. </w:t>
      </w:r>
      <w:r w:rsidRPr="00DC0CD4">
        <w:rPr>
          <w:rFonts w:ascii="Times New Roman" w:hAnsi="Times New Roman" w:cs="Times New Roman"/>
          <w:i/>
          <w:iCs/>
          <w:noProof/>
          <w:sz w:val="24"/>
          <w:szCs w:val="24"/>
        </w:rPr>
        <w:t>Anxious Politics: Democratic Citizenship in a Threatening World</w:t>
      </w:r>
      <w:r w:rsidRPr="00DC0CD4">
        <w:rPr>
          <w:rFonts w:ascii="Times New Roman" w:hAnsi="Times New Roman" w:cs="Times New Roman"/>
          <w:noProof/>
          <w:sz w:val="24"/>
          <w:szCs w:val="24"/>
        </w:rPr>
        <w:t xml:space="preserve">. </w:t>
      </w:r>
      <w:r w:rsidRPr="00DC0CD4">
        <w:rPr>
          <w:rFonts w:ascii="Times New Roman" w:hAnsi="Times New Roman" w:cs="Times New Roman"/>
          <w:i/>
          <w:iCs/>
          <w:noProof/>
          <w:sz w:val="24"/>
          <w:szCs w:val="24"/>
        </w:rPr>
        <w:t>Anxious Politics</w:t>
      </w:r>
      <w:r w:rsidRPr="00DC0CD4">
        <w:rPr>
          <w:rFonts w:ascii="Times New Roman" w:hAnsi="Times New Roman" w:cs="Times New Roman"/>
          <w:noProof/>
          <w:sz w:val="24"/>
          <w:szCs w:val="24"/>
        </w:rPr>
        <w:t xml:space="preserve"> (Cambridge University Press, 2015). doi:10.1017/cbo9781139963107.</w:t>
      </w:r>
    </w:p>
    <w:p w14:paraId="19F85A31"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14.</w:t>
      </w:r>
      <w:r w:rsidRPr="00DC0CD4">
        <w:rPr>
          <w:rFonts w:ascii="Times New Roman" w:hAnsi="Times New Roman" w:cs="Times New Roman"/>
          <w:noProof/>
          <w:sz w:val="24"/>
          <w:szCs w:val="24"/>
        </w:rPr>
        <w:tab/>
        <w:t xml:space="preserve">Druckman, J. N., Klar, S., Krupnikov, Y., Levendusky, M. &amp; Ryan, J. B. Affective Polarization, Local Contexts and Public Opinion in America. </w:t>
      </w:r>
      <w:r w:rsidRPr="00DC0CD4">
        <w:rPr>
          <w:rFonts w:ascii="Times New Roman" w:hAnsi="Times New Roman" w:cs="Times New Roman"/>
          <w:i/>
          <w:iCs/>
          <w:noProof/>
          <w:sz w:val="24"/>
          <w:szCs w:val="24"/>
        </w:rPr>
        <w:t>Nat. Hum. Behav.</w:t>
      </w:r>
      <w:r w:rsidRPr="00DC0CD4">
        <w:rPr>
          <w:rFonts w:ascii="Times New Roman" w:hAnsi="Times New Roman" w:cs="Times New Roman"/>
          <w:noProof/>
          <w:sz w:val="24"/>
          <w:szCs w:val="24"/>
        </w:rPr>
        <w:t xml:space="preserve"> (2020) doi:10.1038/s41562-020-01012-5.</w:t>
      </w:r>
    </w:p>
    <w:p w14:paraId="67A8BB8D"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15.</w:t>
      </w:r>
      <w:r w:rsidRPr="00DC0CD4">
        <w:rPr>
          <w:rFonts w:ascii="Times New Roman" w:hAnsi="Times New Roman" w:cs="Times New Roman"/>
          <w:noProof/>
          <w:sz w:val="24"/>
          <w:szCs w:val="24"/>
        </w:rPr>
        <w:tab/>
        <w:t xml:space="preserve">Sanger-Katz, M. On Coronavirus, Americans Still Trust the Experts. </w:t>
      </w:r>
      <w:r w:rsidRPr="00DC0CD4">
        <w:rPr>
          <w:rFonts w:ascii="Times New Roman" w:hAnsi="Times New Roman" w:cs="Times New Roman"/>
          <w:i/>
          <w:iCs/>
          <w:noProof/>
          <w:sz w:val="24"/>
          <w:szCs w:val="24"/>
        </w:rPr>
        <w:t>The New York Times</w:t>
      </w:r>
      <w:r w:rsidRPr="00DC0CD4">
        <w:rPr>
          <w:rFonts w:ascii="Times New Roman" w:hAnsi="Times New Roman" w:cs="Times New Roman"/>
          <w:noProof/>
          <w:sz w:val="24"/>
          <w:szCs w:val="24"/>
        </w:rPr>
        <w:t xml:space="preserve"> (2020).</w:t>
      </w:r>
    </w:p>
    <w:p w14:paraId="4F300170"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16.</w:t>
      </w:r>
      <w:r w:rsidRPr="00DC0CD4">
        <w:rPr>
          <w:rFonts w:ascii="Times New Roman" w:hAnsi="Times New Roman" w:cs="Times New Roman"/>
          <w:noProof/>
          <w:sz w:val="24"/>
          <w:szCs w:val="24"/>
        </w:rPr>
        <w:tab/>
        <w:t xml:space="preserve">Brenan, M. Amid Pandemic, Confidence in Key U.S. Institutions Surges. </w:t>
      </w:r>
      <w:r w:rsidRPr="00DC0CD4">
        <w:rPr>
          <w:rFonts w:ascii="Times New Roman" w:hAnsi="Times New Roman" w:cs="Times New Roman"/>
          <w:i/>
          <w:iCs/>
          <w:noProof/>
          <w:sz w:val="24"/>
          <w:szCs w:val="24"/>
        </w:rPr>
        <w:t>Gallup</w:t>
      </w:r>
      <w:r w:rsidRPr="00DC0CD4">
        <w:rPr>
          <w:rFonts w:ascii="Times New Roman" w:hAnsi="Times New Roman" w:cs="Times New Roman"/>
          <w:noProof/>
          <w:sz w:val="24"/>
          <w:szCs w:val="24"/>
        </w:rPr>
        <w:t xml:space="preserve"> (2020).</w:t>
      </w:r>
    </w:p>
    <w:p w14:paraId="7FB41122"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17.</w:t>
      </w:r>
      <w:r w:rsidRPr="00DC0CD4">
        <w:rPr>
          <w:rFonts w:ascii="Times New Roman" w:hAnsi="Times New Roman" w:cs="Times New Roman"/>
          <w:noProof/>
          <w:sz w:val="24"/>
          <w:szCs w:val="24"/>
        </w:rPr>
        <w:tab/>
        <w:t xml:space="preserve">Pierre, J. M. The psychology of guns: risk, fear, and motivated reasoning. </w:t>
      </w:r>
      <w:r w:rsidRPr="00DC0CD4">
        <w:rPr>
          <w:rFonts w:ascii="Times New Roman" w:hAnsi="Times New Roman" w:cs="Times New Roman"/>
          <w:i/>
          <w:iCs/>
          <w:noProof/>
          <w:sz w:val="24"/>
          <w:szCs w:val="24"/>
        </w:rPr>
        <w:t>Palgrave Commun.</w:t>
      </w:r>
      <w:r w:rsidRPr="00DC0CD4">
        <w:rPr>
          <w:rFonts w:ascii="Times New Roman" w:hAnsi="Times New Roman" w:cs="Times New Roman"/>
          <w:noProof/>
          <w:sz w:val="24"/>
          <w:szCs w:val="24"/>
        </w:rPr>
        <w:t xml:space="preserve"> </w:t>
      </w:r>
      <w:r w:rsidRPr="00DC0CD4">
        <w:rPr>
          <w:rFonts w:ascii="Times New Roman" w:hAnsi="Times New Roman" w:cs="Times New Roman"/>
          <w:b/>
          <w:bCs/>
          <w:noProof/>
          <w:sz w:val="24"/>
          <w:szCs w:val="24"/>
        </w:rPr>
        <w:t>5</w:t>
      </w:r>
      <w:r w:rsidRPr="00DC0CD4">
        <w:rPr>
          <w:rFonts w:ascii="Times New Roman" w:hAnsi="Times New Roman" w:cs="Times New Roman"/>
          <w:noProof/>
          <w:sz w:val="24"/>
          <w:szCs w:val="24"/>
        </w:rPr>
        <w:t>, (2019).</w:t>
      </w:r>
    </w:p>
    <w:p w14:paraId="3A023153"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18.</w:t>
      </w:r>
      <w:r w:rsidRPr="00DC0CD4">
        <w:rPr>
          <w:rFonts w:ascii="Times New Roman" w:hAnsi="Times New Roman" w:cs="Times New Roman"/>
          <w:noProof/>
          <w:sz w:val="24"/>
          <w:szCs w:val="24"/>
        </w:rPr>
        <w:tab/>
        <w:t xml:space="preserve">Stroebe, W., Leander, N. P. &amp; Kruglanski, A. W. Is It a Dangerous World Out There? The Motivational Bases of American Gun Ownership. </w:t>
      </w:r>
      <w:r w:rsidRPr="00DC0CD4">
        <w:rPr>
          <w:rFonts w:ascii="Times New Roman" w:hAnsi="Times New Roman" w:cs="Times New Roman"/>
          <w:i/>
          <w:iCs/>
          <w:noProof/>
          <w:sz w:val="24"/>
          <w:szCs w:val="24"/>
        </w:rPr>
        <w:t>Personal. Soc. Psychol. Bull.</w:t>
      </w:r>
      <w:r w:rsidRPr="00DC0CD4">
        <w:rPr>
          <w:rFonts w:ascii="Times New Roman" w:hAnsi="Times New Roman" w:cs="Times New Roman"/>
          <w:noProof/>
          <w:sz w:val="24"/>
          <w:szCs w:val="24"/>
        </w:rPr>
        <w:t xml:space="preserve"> </w:t>
      </w:r>
      <w:r w:rsidRPr="00DC0CD4">
        <w:rPr>
          <w:rFonts w:ascii="Times New Roman" w:hAnsi="Times New Roman" w:cs="Times New Roman"/>
          <w:b/>
          <w:bCs/>
          <w:noProof/>
          <w:sz w:val="24"/>
          <w:szCs w:val="24"/>
        </w:rPr>
        <w:t>43</w:t>
      </w:r>
      <w:r w:rsidRPr="00DC0CD4">
        <w:rPr>
          <w:rFonts w:ascii="Times New Roman" w:hAnsi="Times New Roman" w:cs="Times New Roman"/>
          <w:noProof/>
          <w:sz w:val="24"/>
          <w:szCs w:val="24"/>
        </w:rPr>
        <w:t>, 1071–1085 (2017).</w:t>
      </w:r>
    </w:p>
    <w:p w14:paraId="012B0D41"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19.</w:t>
      </w:r>
      <w:r w:rsidRPr="00DC0CD4">
        <w:rPr>
          <w:rFonts w:ascii="Times New Roman" w:hAnsi="Times New Roman" w:cs="Times New Roman"/>
          <w:noProof/>
          <w:sz w:val="24"/>
          <w:szCs w:val="24"/>
        </w:rPr>
        <w:tab/>
        <w:t xml:space="preserve">Pew Research Center. Newspapers: Daily Readership by Education Level (2016). </w:t>
      </w:r>
      <w:r w:rsidRPr="00DC0CD4">
        <w:rPr>
          <w:rFonts w:ascii="Times New Roman" w:hAnsi="Times New Roman" w:cs="Times New Roman"/>
          <w:i/>
          <w:iCs/>
          <w:noProof/>
          <w:sz w:val="24"/>
          <w:szCs w:val="24"/>
        </w:rPr>
        <w:t>Pew Research Center</w:t>
      </w:r>
      <w:r w:rsidRPr="00DC0CD4">
        <w:rPr>
          <w:rFonts w:ascii="Times New Roman" w:hAnsi="Times New Roman" w:cs="Times New Roman"/>
          <w:noProof/>
          <w:sz w:val="24"/>
          <w:szCs w:val="24"/>
        </w:rPr>
        <w:t xml:space="preserve"> https://www.journalism.org/chart/5799/ (2016).</w:t>
      </w:r>
    </w:p>
    <w:p w14:paraId="6BA830C1"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20.</w:t>
      </w:r>
      <w:r w:rsidRPr="00DC0CD4">
        <w:rPr>
          <w:rFonts w:ascii="Times New Roman" w:hAnsi="Times New Roman" w:cs="Times New Roman"/>
          <w:noProof/>
          <w:sz w:val="24"/>
          <w:szCs w:val="24"/>
        </w:rPr>
        <w:tab/>
        <w:t xml:space="preserve">Pew Research Center. Newspapers: Daily Readership by Age (2016). </w:t>
      </w:r>
      <w:r w:rsidRPr="00DC0CD4">
        <w:rPr>
          <w:rFonts w:ascii="Times New Roman" w:hAnsi="Times New Roman" w:cs="Times New Roman"/>
          <w:i/>
          <w:iCs/>
          <w:noProof/>
          <w:sz w:val="24"/>
          <w:szCs w:val="24"/>
        </w:rPr>
        <w:t>Pew Research Center</w:t>
      </w:r>
      <w:r w:rsidRPr="00DC0CD4">
        <w:rPr>
          <w:rFonts w:ascii="Times New Roman" w:hAnsi="Times New Roman" w:cs="Times New Roman"/>
          <w:noProof/>
          <w:sz w:val="24"/>
          <w:szCs w:val="24"/>
        </w:rPr>
        <w:t xml:space="preserve"> https://www.journalism.org/chart/5802/ (2016).</w:t>
      </w:r>
    </w:p>
    <w:p w14:paraId="2E635A85"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21.</w:t>
      </w:r>
      <w:r w:rsidRPr="00DC0CD4">
        <w:rPr>
          <w:rFonts w:ascii="Times New Roman" w:hAnsi="Times New Roman" w:cs="Times New Roman"/>
          <w:noProof/>
          <w:sz w:val="24"/>
          <w:szCs w:val="24"/>
        </w:rPr>
        <w:tab/>
        <w:t xml:space="preserve">Kahan, D. &amp; Braman, D. Cultural Cognition and Public Policy. </w:t>
      </w:r>
      <w:r w:rsidRPr="00DC0CD4">
        <w:rPr>
          <w:rFonts w:ascii="Times New Roman" w:hAnsi="Times New Roman" w:cs="Times New Roman"/>
          <w:i/>
          <w:iCs/>
          <w:noProof/>
          <w:sz w:val="24"/>
          <w:szCs w:val="24"/>
        </w:rPr>
        <w:t>Yale Law Policy Rev.</w:t>
      </w:r>
      <w:r w:rsidRPr="00DC0CD4">
        <w:rPr>
          <w:rFonts w:ascii="Times New Roman" w:hAnsi="Times New Roman" w:cs="Times New Roman"/>
          <w:noProof/>
          <w:sz w:val="24"/>
          <w:szCs w:val="24"/>
        </w:rPr>
        <w:t xml:space="preserve"> </w:t>
      </w:r>
      <w:r w:rsidRPr="00DC0CD4">
        <w:rPr>
          <w:rFonts w:ascii="Times New Roman" w:hAnsi="Times New Roman" w:cs="Times New Roman"/>
          <w:b/>
          <w:bCs/>
          <w:noProof/>
          <w:sz w:val="24"/>
          <w:szCs w:val="24"/>
        </w:rPr>
        <w:t>24</w:t>
      </w:r>
      <w:r w:rsidRPr="00DC0CD4">
        <w:rPr>
          <w:rFonts w:ascii="Times New Roman" w:hAnsi="Times New Roman" w:cs="Times New Roman"/>
          <w:noProof/>
          <w:sz w:val="24"/>
          <w:szCs w:val="24"/>
        </w:rPr>
        <w:t xml:space="preserve">, </w:t>
      </w:r>
      <w:r w:rsidRPr="00DC0CD4">
        <w:rPr>
          <w:rFonts w:ascii="Times New Roman" w:hAnsi="Times New Roman" w:cs="Times New Roman"/>
          <w:noProof/>
          <w:sz w:val="24"/>
          <w:szCs w:val="24"/>
        </w:rPr>
        <w:lastRenderedPageBreak/>
        <w:t>149–172 (2006).</w:t>
      </w:r>
    </w:p>
    <w:p w14:paraId="34946FD1"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szCs w:val="24"/>
        </w:rPr>
      </w:pPr>
      <w:r w:rsidRPr="00DC0CD4">
        <w:rPr>
          <w:rFonts w:ascii="Times New Roman" w:hAnsi="Times New Roman" w:cs="Times New Roman"/>
          <w:noProof/>
          <w:sz w:val="24"/>
          <w:szCs w:val="24"/>
        </w:rPr>
        <w:t>22.</w:t>
      </w:r>
      <w:r w:rsidRPr="00DC0CD4">
        <w:rPr>
          <w:rFonts w:ascii="Times New Roman" w:hAnsi="Times New Roman" w:cs="Times New Roman"/>
          <w:noProof/>
          <w:sz w:val="24"/>
          <w:szCs w:val="24"/>
        </w:rPr>
        <w:tab/>
        <w:t xml:space="preserve">Nivette, A. </w:t>
      </w:r>
      <w:r w:rsidRPr="00DC0CD4">
        <w:rPr>
          <w:rFonts w:ascii="Times New Roman" w:hAnsi="Times New Roman" w:cs="Times New Roman"/>
          <w:i/>
          <w:iCs/>
          <w:noProof/>
          <w:sz w:val="24"/>
          <w:szCs w:val="24"/>
        </w:rPr>
        <w:t>et al.</w:t>
      </w:r>
      <w:r w:rsidRPr="00DC0CD4">
        <w:rPr>
          <w:rFonts w:ascii="Times New Roman" w:hAnsi="Times New Roman" w:cs="Times New Roman"/>
          <w:noProof/>
          <w:sz w:val="24"/>
          <w:szCs w:val="24"/>
        </w:rPr>
        <w:t xml:space="preserve"> Non-Compliance with COVID-19-Related Public Health Measures among Young Adults in Switzerland: Insights from a Longitudinal Cohort Study. </w:t>
      </w:r>
      <w:r w:rsidRPr="00DC0CD4">
        <w:rPr>
          <w:rFonts w:ascii="Times New Roman" w:hAnsi="Times New Roman" w:cs="Times New Roman"/>
          <w:i/>
          <w:iCs/>
          <w:noProof/>
          <w:sz w:val="24"/>
          <w:szCs w:val="24"/>
        </w:rPr>
        <w:t>Soc. Sci. Med.</w:t>
      </w:r>
      <w:r w:rsidRPr="00DC0CD4">
        <w:rPr>
          <w:rFonts w:ascii="Times New Roman" w:hAnsi="Times New Roman" w:cs="Times New Roman"/>
          <w:noProof/>
          <w:sz w:val="24"/>
          <w:szCs w:val="24"/>
        </w:rPr>
        <w:t xml:space="preserve"> </w:t>
      </w:r>
      <w:r w:rsidRPr="00DC0CD4">
        <w:rPr>
          <w:rFonts w:ascii="Times New Roman" w:hAnsi="Times New Roman" w:cs="Times New Roman"/>
          <w:b/>
          <w:bCs/>
          <w:noProof/>
          <w:sz w:val="24"/>
          <w:szCs w:val="24"/>
        </w:rPr>
        <w:t>268</w:t>
      </w:r>
      <w:r w:rsidRPr="00DC0CD4">
        <w:rPr>
          <w:rFonts w:ascii="Times New Roman" w:hAnsi="Times New Roman" w:cs="Times New Roman"/>
          <w:noProof/>
          <w:sz w:val="24"/>
          <w:szCs w:val="24"/>
        </w:rPr>
        <w:t>, (2021).</w:t>
      </w:r>
    </w:p>
    <w:p w14:paraId="3D92740D" w14:textId="77777777" w:rsidR="00DC0CD4" w:rsidRPr="00DC0CD4" w:rsidRDefault="00DC0CD4" w:rsidP="00DC0CD4">
      <w:pPr>
        <w:widowControl w:val="0"/>
        <w:autoSpaceDE w:val="0"/>
        <w:autoSpaceDN w:val="0"/>
        <w:adjustRightInd w:val="0"/>
        <w:spacing w:after="0" w:line="480" w:lineRule="auto"/>
        <w:ind w:left="640" w:hanging="640"/>
        <w:rPr>
          <w:rFonts w:ascii="Times New Roman" w:hAnsi="Times New Roman" w:cs="Times New Roman"/>
          <w:noProof/>
          <w:sz w:val="24"/>
        </w:rPr>
      </w:pPr>
      <w:r w:rsidRPr="00DC0CD4">
        <w:rPr>
          <w:rFonts w:ascii="Times New Roman" w:hAnsi="Times New Roman" w:cs="Times New Roman"/>
          <w:noProof/>
          <w:sz w:val="24"/>
          <w:szCs w:val="24"/>
        </w:rPr>
        <w:t>23.</w:t>
      </w:r>
      <w:r w:rsidRPr="00DC0CD4">
        <w:rPr>
          <w:rFonts w:ascii="Times New Roman" w:hAnsi="Times New Roman" w:cs="Times New Roman"/>
          <w:noProof/>
          <w:sz w:val="24"/>
          <w:szCs w:val="24"/>
        </w:rPr>
        <w:tab/>
        <w:t xml:space="preserve">Kim, J. </w:t>
      </w:r>
      <w:r w:rsidRPr="00DC0CD4">
        <w:rPr>
          <w:rFonts w:ascii="Times New Roman" w:hAnsi="Times New Roman" w:cs="Times New Roman"/>
          <w:i/>
          <w:iCs/>
          <w:noProof/>
          <w:sz w:val="24"/>
          <w:szCs w:val="24"/>
        </w:rPr>
        <w:t>et al.</w:t>
      </w:r>
      <w:r w:rsidRPr="00DC0CD4">
        <w:rPr>
          <w:rFonts w:ascii="Times New Roman" w:hAnsi="Times New Roman" w:cs="Times New Roman"/>
          <w:noProof/>
          <w:sz w:val="24"/>
          <w:szCs w:val="24"/>
        </w:rPr>
        <w:t xml:space="preserve"> Nudging to Reduce the Perceived Threat of Coronavirus and Stockpiling Intention. </w:t>
      </w:r>
      <w:r w:rsidRPr="00DC0CD4">
        <w:rPr>
          <w:rFonts w:ascii="Times New Roman" w:hAnsi="Times New Roman" w:cs="Times New Roman"/>
          <w:i/>
          <w:iCs/>
          <w:noProof/>
          <w:sz w:val="24"/>
          <w:szCs w:val="24"/>
        </w:rPr>
        <w:t>J. Advert.</w:t>
      </w:r>
      <w:r w:rsidRPr="00DC0CD4">
        <w:rPr>
          <w:rFonts w:ascii="Times New Roman" w:hAnsi="Times New Roman" w:cs="Times New Roman"/>
          <w:noProof/>
          <w:sz w:val="24"/>
          <w:szCs w:val="24"/>
        </w:rPr>
        <w:t xml:space="preserve"> 1–15 (2020) doi:10.1080/00913367.2020.1806154.</w:t>
      </w:r>
    </w:p>
    <w:p w14:paraId="54FEA7A3" w14:textId="61EAA592" w:rsidR="00C72E3B" w:rsidRPr="009023F8" w:rsidRDefault="00AB3EB1" w:rsidP="009023F8">
      <w:pPr>
        <w:widowControl w:val="0"/>
        <w:autoSpaceDE w:val="0"/>
        <w:autoSpaceDN w:val="0"/>
        <w:adjustRightInd w:val="0"/>
        <w:spacing w:after="0" w:line="480" w:lineRule="auto"/>
        <w:ind w:left="480" w:hanging="480"/>
        <w:rPr>
          <w:rFonts w:cs="Times New Roman"/>
          <w:noProof/>
          <w:szCs w:val="24"/>
        </w:rPr>
      </w:pPr>
      <w:r w:rsidRPr="007766D6">
        <w:rPr>
          <w:rFonts w:cs="Times New Roman"/>
          <w:noProof/>
          <w:szCs w:val="24"/>
        </w:rPr>
        <w:fldChar w:fldCharType="end"/>
      </w:r>
      <w:bookmarkEnd w:id="1"/>
    </w:p>
    <w:sectPr w:rsidR="00C72E3B" w:rsidRPr="009023F8" w:rsidSect="00763FE1">
      <w:type w:val="continuous"/>
      <w:pgSz w:w="12240" w:h="15840"/>
      <w:pgMar w:top="1440" w:right="1440" w:bottom="1440" w:left="1440" w:header="720" w:footer="0" w:gutter="0"/>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Fox, Ashley" w:date="2020-11-13T19:22:00Z" w:initials="FA">
    <w:p w14:paraId="1160742A" w14:textId="77777777" w:rsidR="00B95063" w:rsidRDefault="00B95063" w:rsidP="00B95063">
      <w:pPr>
        <w:pStyle w:val="CommentText"/>
      </w:pPr>
      <w:r>
        <w:rPr>
          <w:rStyle w:val="CommentReference"/>
        </w:rPr>
        <w:annotationRef/>
      </w:r>
      <w:r>
        <w:t xml:space="preserve">I recommend not using the </w:t>
      </w:r>
      <w:proofErr w:type="spellStart"/>
      <w:r>
        <w:t>acronomyms</w:t>
      </w:r>
      <w:proofErr w:type="spellEnd"/>
      <w:r>
        <w:t xml:space="preserve"> and just continuing to spell these out throughout the paper. </w:t>
      </w:r>
    </w:p>
  </w:comment>
  <w:comment w:id="108" w:author="Choi, Yongjin" w:date="2020-12-02T15:30:00Z" w:initials="CY">
    <w:p w14:paraId="2BC1905C" w14:textId="4F6ECC18" w:rsidR="009B049E" w:rsidRDefault="009B049E">
      <w:pPr>
        <w:pStyle w:val="CommentText"/>
      </w:pPr>
      <w:r>
        <w:rPr>
          <w:rStyle w:val="CommentReference"/>
        </w:rPr>
        <w:annotationRef/>
      </w:r>
      <w:r>
        <w:t xml:space="preserve">I think this point might another point of </w:t>
      </w:r>
      <w:r w:rsidR="00D73440">
        <w:t>contribution that we can do based on the new survey.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60742A" w15:done="1"/>
  <w15:commentEx w15:paraId="2BC190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23190" w16cex:dateUtc="2020-12-02T20: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60742A" w16cid:durableId="23595B75"/>
  <w16cid:commentId w16cid:paraId="2BC1905C" w16cid:durableId="237231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674D8E" w14:textId="77777777" w:rsidR="00461C15" w:rsidRDefault="00461C15">
      <w:pPr>
        <w:spacing w:after="0" w:line="240" w:lineRule="auto"/>
      </w:pPr>
      <w:r>
        <w:separator/>
      </w:r>
    </w:p>
  </w:endnote>
  <w:endnote w:type="continuationSeparator" w:id="0">
    <w:p w14:paraId="29EE57DD" w14:textId="77777777" w:rsidR="00461C15" w:rsidRDefault="00461C15">
      <w:pPr>
        <w:spacing w:after="0" w:line="240" w:lineRule="auto"/>
      </w:pPr>
      <w:r>
        <w:continuationSeparator/>
      </w:r>
    </w:p>
  </w:endnote>
  <w:endnote w:type="continuationNotice" w:id="1">
    <w:p w14:paraId="18D54598" w14:textId="77777777" w:rsidR="00461C15" w:rsidRDefault="00461C1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embedRegular r:id="rId1" w:subsetted="1" w:fontKey="{BC4F807A-3654-4992-B4FB-144A63EF1EE1}"/>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embedRegular r:id="rId2" w:fontKey="{7D6EBB66-594C-4FC3-AF21-4A5EA27F8D6B}"/>
    <w:embedItalic r:id="rId3" w:fontKey="{F7D56AD2-A189-4346-B8AE-C5C5EFB2250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04E0C" w14:textId="77777777" w:rsidR="00461C15" w:rsidRDefault="00461C15">
      <w:pPr>
        <w:spacing w:after="0" w:line="240" w:lineRule="auto"/>
      </w:pPr>
      <w:r>
        <w:separator/>
      </w:r>
    </w:p>
  </w:footnote>
  <w:footnote w:type="continuationSeparator" w:id="0">
    <w:p w14:paraId="4ABE9FAF" w14:textId="77777777" w:rsidR="00461C15" w:rsidRDefault="00461C15">
      <w:pPr>
        <w:spacing w:after="0" w:line="240" w:lineRule="auto"/>
      </w:pPr>
      <w:r>
        <w:continuationSeparator/>
      </w:r>
    </w:p>
  </w:footnote>
  <w:footnote w:type="continuationNotice" w:id="1">
    <w:p w14:paraId="53F1925D" w14:textId="77777777" w:rsidR="00461C15" w:rsidRDefault="00461C1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303DC9"/>
    <w:multiLevelType w:val="hybridMultilevel"/>
    <w:tmpl w:val="2FD2121C"/>
    <w:lvl w:ilvl="0" w:tplc="94A63F06">
      <w:start w:val="2020"/>
      <w:numFmt w:val="bullet"/>
      <w:lvlText w:val="-"/>
      <w:lvlJc w:val="left"/>
      <w:pPr>
        <w:ind w:left="677" w:hanging="360"/>
      </w:pPr>
      <w:rPr>
        <w:rFonts w:ascii="Times New Roman" w:eastAsiaTheme="minorEastAsia" w:hAnsi="Times New Roman" w:cs="Times New Roman" w:hint="default"/>
      </w:rPr>
    </w:lvl>
    <w:lvl w:ilvl="1" w:tplc="04090003" w:tentative="1">
      <w:start w:val="1"/>
      <w:numFmt w:val="bullet"/>
      <w:lvlText w:val="o"/>
      <w:lvlJc w:val="left"/>
      <w:pPr>
        <w:ind w:left="1397" w:hanging="360"/>
      </w:pPr>
      <w:rPr>
        <w:rFonts w:ascii="Courier New" w:hAnsi="Courier New" w:cs="Courier New" w:hint="default"/>
      </w:rPr>
    </w:lvl>
    <w:lvl w:ilvl="2" w:tplc="04090005" w:tentative="1">
      <w:start w:val="1"/>
      <w:numFmt w:val="bullet"/>
      <w:lvlText w:val=""/>
      <w:lvlJc w:val="left"/>
      <w:pPr>
        <w:ind w:left="2117" w:hanging="360"/>
      </w:pPr>
      <w:rPr>
        <w:rFonts w:ascii="Wingdings" w:hAnsi="Wingdings" w:hint="default"/>
      </w:rPr>
    </w:lvl>
    <w:lvl w:ilvl="3" w:tplc="04090001" w:tentative="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cs="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cs="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1" w15:restartNumberingAfterBreak="0">
    <w:nsid w:val="0B8E0166"/>
    <w:multiLevelType w:val="hybridMultilevel"/>
    <w:tmpl w:val="E6A84E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B6F53"/>
    <w:multiLevelType w:val="multilevel"/>
    <w:tmpl w:val="32DA298A"/>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3" w15:restartNumberingAfterBreak="0">
    <w:nsid w:val="11337600"/>
    <w:multiLevelType w:val="hybridMultilevel"/>
    <w:tmpl w:val="CEF05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472BF"/>
    <w:multiLevelType w:val="hybridMultilevel"/>
    <w:tmpl w:val="7B747EF8"/>
    <w:lvl w:ilvl="0" w:tplc="F1BA2472">
      <w:numFmt w:val="bullet"/>
      <w:lvlText w:val="-"/>
      <w:lvlJc w:val="left"/>
      <w:pPr>
        <w:ind w:left="678" w:hanging="360"/>
      </w:pPr>
      <w:rPr>
        <w:rFonts w:ascii="Times New Roman" w:eastAsiaTheme="minorEastAsia" w:hAnsi="Times New Roman" w:cs="Times New Roman" w:hint="default"/>
      </w:rPr>
    </w:lvl>
    <w:lvl w:ilvl="1" w:tplc="04090003" w:tentative="1">
      <w:start w:val="1"/>
      <w:numFmt w:val="bullet"/>
      <w:lvlText w:val="o"/>
      <w:lvlJc w:val="left"/>
      <w:pPr>
        <w:ind w:left="1398" w:hanging="360"/>
      </w:pPr>
      <w:rPr>
        <w:rFonts w:ascii="Courier New" w:hAnsi="Courier New" w:cs="Courier New" w:hint="default"/>
      </w:rPr>
    </w:lvl>
    <w:lvl w:ilvl="2" w:tplc="04090005" w:tentative="1">
      <w:start w:val="1"/>
      <w:numFmt w:val="bullet"/>
      <w:lvlText w:val=""/>
      <w:lvlJc w:val="left"/>
      <w:pPr>
        <w:ind w:left="2118" w:hanging="360"/>
      </w:pPr>
      <w:rPr>
        <w:rFonts w:ascii="Wingdings" w:hAnsi="Wingdings" w:hint="default"/>
      </w:rPr>
    </w:lvl>
    <w:lvl w:ilvl="3" w:tplc="04090001" w:tentative="1">
      <w:start w:val="1"/>
      <w:numFmt w:val="bullet"/>
      <w:lvlText w:val=""/>
      <w:lvlJc w:val="left"/>
      <w:pPr>
        <w:ind w:left="2838" w:hanging="360"/>
      </w:pPr>
      <w:rPr>
        <w:rFonts w:ascii="Symbol" w:hAnsi="Symbol" w:hint="default"/>
      </w:rPr>
    </w:lvl>
    <w:lvl w:ilvl="4" w:tplc="04090003" w:tentative="1">
      <w:start w:val="1"/>
      <w:numFmt w:val="bullet"/>
      <w:lvlText w:val="o"/>
      <w:lvlJc w:val="left"/>
      <w:pPr>
        <w:ind w:left="3558" w:hanging="360"/>
      </w:pPr>
      <w:rPr>
        <w:rFonts w:ascii="Courier New" w:hAnsi="Courier New" w:cs="Courier New" w:hint="default"/>
      </w:rPr>
    </w:lvl>
    <w:lvl w:ilvl="5" w:tplc="04090005" w:tentative="1">
      <w:start w:val="1"/>
      <w:numFmt w:val="bullet"/>
      <w:lvlText w:val=""/>
      <w:lvlJc w:val="left"/>
      <w:pPr>
        <w:ind w:left="4278" w:hanging="360"/>
      </w:pPr>
      <w:rPr>
        <w:rFonts w:ascii="Wingdings" w:hAnsi="Wingdings" w:hint="default"/>
      </w:rPr>
    </w:lvl>
    <w:lvl w:ilvl="6" w:tplc="04090001" w:tentative="1">
      <w:start w:val="1"/>
      <w:numFmt w:val="bullet"/>
      <w:lvlText w:val=""/>
      <w:lvlJc w:val="left"/>
      <w:pPr>
        <w:ind w:left="4998" w:hanging="360"/>
      </w:pPr>
      <w:rPr>
        <w:rFonts w:ascii="Symbol" w:hAnsi="Symbol" w:hint="default"/>
      </w:rPr>
    </w:lvl>
    <w:lvl w:ilvl="7" w:tplc="04090003" w:tentative="1">
      <w:start w:val="1"/>
      <w:numFmt w:val="bullet"/>
      <w:lvlText w:val="o"/>
      <w:lvlJc w:val="left"/>
      <w:pPr>
        <w:ind w:left="5718" w:hanging="360"/>
      </w:pPr>
      <w:rPr>
        <w:rFonts w:ascii="Courier New" w:hAnsi="Courier New" w:cs="Courier New" w:hint="default"/>
      </w:rPr>
    </w:lvl>
    <w:lvl w:ilvl="8" w:tplc="04090005" w:tentative="1">
      <w:start w:val="1"/>
      <w:numFmt w:val="bullet"/>
      <w:lvlText w:val=""/>
      <w:lvlJc w:val="left"/>
      <w:pPr>
        <w:ind w:left="6438" w:hanging="360"/>
      </w:pPr>
      <w:rPr>
        <w:rFonts w:ascii="Wingdings" w:hAnsi="Wingdings" w:hint="default"/>
      </w:rPr>
    </w:lvl>
  </w:abstractNum>
  <w:abstractNum w:abstractNumId="5" w15:restartNumberingAfterBreak="0">
    <w:nsid w:val="22CD4887"/>
    <w:multiLevelType w:val="hybridMultilevel"/>
    <w:tmpl w:val="58FC28DC"/>
    <w:lvl w:ilvl="0" w:tplc="535A20C6">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2562B9"/>
    <w:multiLevelType w:val="hybridMultilevel"/>
    <w:tmpl w:val="08423CE6"/>
    <w:lvl w:ilvl="0" w:tplc="D51E9718">
      <w:start w:val="2"/>
      <w:numFmt w:val="bullet"/>
      <w:lvlText w:val="-"/>
      <w:lvlJc w:val="left"/>
      <w:pPr>
        <w:ind w:left="720" w:hanging="360"/>
      </w:pPr>
      <w:rPr>
        <w:rFonts w:ascii="Malgun Gothic" w:eastAsia="Malgun Gothic" w:hAnsi="Malgun Gothic" w:cs="Malgun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EE4E12"/>
    <w:multiLevelType w:val="hybridMultilevel"/>
    <w:tmpl w:val="D5F495A2"/>
    <w:lvl w:ilvl="0" w:tplc="535A20C6">
      <w:numFmt w:val="bullet"/>
      <w:lvlText w:val="-"/>
      <w:lvlJc w:val="left"/>
      <w:pPr>
        <w:ind w:left="678" w:hanging="360"/>
      </w:pPr>
      <w:rPr>
        <w:rFonts w:ascii="Times New Roman" w:eastAsiaTheme="minorEastAsia" w:hAnsi="Times New Roman" w:cs="Times New Roman" w:hint="default"/>
      </w:rPr>
    </w:lvl>
    <w:lvl w:ilvl="1" w:tplc="04090003">
      <w:start w:val="1"/>
      <w:numFmt w:val="bullet"/>
      <w:lvlText w:val=""/>
      <w:lvlJc w:val="left"/>
      <w:pPr>
        <w:ind w:left="1118" w:hanging="400"/>
      </w:pPr>
      <w:rPr>
        <w:rFonts w:ascii="Wingdings" w:hAnsi="Wingdings" w:hint="default"/>
      </w:rPr>
    </w:lvl>
    <w:lvl w:ilvl="2" w:tplc="04090005">
      <w:start w:val="1"/>
      <w:numFmt w:val="bullet"/>
      <w:lvlText w:val=""/>
      <w:lvlJc w:val="left"/>
      <w:pPr>
        <w:ind w:left="1518" w:hanging="400"/>
      </w:pPr>
      <w:rPr>
        <w:rFonts w:ascii="Wingdings" w:hAnsi="Wingdings" w:hint="default"/>
      </w:rPr>
    </w:lvl>
    <w:lvl w:ilvl="3" w:tplc="04090001" w:tentative="1">
      <w:start w:val="1"/>
      <w:numFmt w:val="bullet"/>
      <w:lvlText w:val=""/>
      <w:lvlJc w:val="left"/>
      <w:pPr>
        <w:ind w:left="1918" w:hanging="400"/>
      </w:pPr>
      <w:rPr>
        <w:rFonts w:ascii="Wingdings" w:hAnsi="Wingdings" w:hint="default"/>
      </w:rPr>
    </w:lvl>
    <w:lvl w:ilvl="4" w:tplc="04090003" w:tentative="1">
      <w:start w:val="1"/>
      <w:numFmt w:val="bullet"/>
      <w:lvlText w:val=""/>
      <w:lvlJc w:val="left"/>
      <w:pPr>
        <w:ind w:left="2318" w:hanging="400"/>
      </w:pPr>
      <w:rPr>
        <w:rFonts w:ascii="Wingdings" w:hAnsi="Wingdings" w:hint="default"/>
      </w:rPr>
    </w:lvl>
    <w:lvl w:ilvl="5" w:tplc="04090005" w:tentative="1">
      <w:start w:val="1"/>
      <w:numFmt w:val="bullet"/>
      <w:lvlText w:val=""/>
      <w:lvlJc w:val="left"/>
      <w:pPr>
        <w:ind w:left="2718" w:hanging="400"/>
      </w:pPr>
      <w:rPr>
        <w:rFonts w:ascii="Wingdings" w:hAnsi="Wingdings" w:hint="default"/>
      </w:rPr>
    </w:lvl>
    <w:lvl w:ilvl="6" w:tplc="04090001" w:tentative="1">
      <w:start w:val="1"/>
      <w:numFmt w:val="bullet"/>
      <w:lvlText w:val=""/>
      <w:lvlJc w:val="left"/>
      <w:pPr>
        <w:ind w:left="3118" w:hanging="400"/>
      </w:pPr>
      <w:rPr>
        <w:rFonts w:ascii="Wingdings" w:hAnsi="Wingdings" w:hint="default"/>
      </w:rPr>
    </w:lvl>
    <w:lvl w:ilvl="7" w:tplc="04090003" w:tentative="1">
      <w:start w:val="1"/>
      <w:numFmt w:val="bullet"/>
      <w:lvlText w:val=""/>
      <w:lvlJc w:val="left"/>
      <w:pPr>
        <w:ind w:left="3518" w:hanging="400"/>
      </w:pPr>
      <w:rPr>
        <w:rFonts w:ascii="Wingdings" w:hAnsi="Wingdings" w:hint="default"/>
      </w:rPr>
    </w:lvl>
    <w:lvl w:ilvl="8" w:tplc="04090005" w:tentative="1">
      <w:start w:val="1"/>
      <w:numFmt w:val="bullet"/>
      <w:lvlText w:val=""/>
      <w:lvlJc w:val="left"/>
      <w:pPr>
        <w:ind w:left="3918" w:hanging="400"/>
      </w:pPr>
      <w:rPr>
        <w:rFonts w:ascii="Wingdings" w:hAnsi="Wingdings" w:hint="default"/>
      </w:rPr>
    </w:lvl>
  </w:abstractNum>
  <w:abstractNum w:abstractNumId="8" w15:restartNumberingAfterBreak="0">
    <w:nsid w:val="479B56E5"/>
    <w:multiLevelType w:val="hybridMultilevel"/>
    <w:tmpl w:val="ADC04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783754"/>
    <w:multiLevelType w:val="hybridMultilevel"/>
    <w:tmpl w:val="22AC642C"/>
    <w:lvl w:ilvl="0" w:tplc="E0606098">
      <w:numFmt w:val="bullet"/>
      <w:lvlText w:val="-"/>
      <w:lvlJc w:val="left"/>
      <w:pPr>
        <w:ind w:left="318" w:hanging="360"/>
      </w:pPr>
      <w:rPr>
        <w:rFonts w:ascii="Times New Roman" w:eastAsiaTheme="minorEastAsia" w:hAnsi="Times New Roman" w:cs="Times New Roman" w:hint="default"/>
      </w:rPr>
    </w:lvl>
    <w:lvl w:ilvl="1" w:tplc="04090003">
      <w:start w:val="1"/>
      <w:numFmt w:val="bullet"/>
      <w:lvlText w:val=""/>
      <w:lvlJc w:val="left"/>
      <w:pPr>
        <w:ind w:left="758" w:hanging="400"/>
      </w:pPr>
      <w:rPr>
        <w:rFonts w:ascii="Wingdings" w:hAnsi="Wingdings" w:hint="default"/>
      </w:rPr>
    </w:lvl>
    <w:lvl w:ilvl="2" w:tplc="04090005" w:tentative="1">
      <w:start w:val="1"/>
      <w:numFmt w:val="bullet"/>
      <w:lvlText w:val=""/>
      <w:lvlJc w:val="left"/>
      <w:pPr>
        <w:ind w:left="1158" w:hanging="400"/>
      </w:pPr>
      <w:rPr>
        <w:rFonts w:ascii="Wingdings" w:hAnsi="Wingdings" w:hint="default"/>
      </w:rPr>
    </w:lvl>
    <w:lvl w:ilvl="3" w:tplc="04090001" w:tentative="1">
      <w:start w:val="1"/>
      <w:numFmt w:val="bullet"/>
      <w:lvlText w:val=""/>
      <w:lvlJc w:val="left"/>
      <w:pPr>
        <w:ind w:left="1558" w:hanging="400"/>
      </w:pPr>
      <w:rPr>
        <w:rFonts w:ascii="Wingdings" w:hAnsi="Wingdings" w:hint="default"/>
      </w:rPr>
    </w:lvl>
    <w:lvl w:ilvl="4" w:tplc="04090003" w:tentative="1">
      <w:start w:val="1"/>
      <w:numFmt w:val="bullet"/>
      <w:lvlText w:val=""/>
      <w:lvlJc w:val="left"/>
      <w:pPr>
        <w:ind w:left="1958" w:hanging="400"/>
      </w:pPr>
      <w:rPr>
        <w:rFonts w:ascii="Wingdings" w:hAnsi="Wingdings" w:hint="default"/>
      </w:rPr>
    </w:lvl>
    <w:lvl w:ilvl="5" w:tplc="04090005" w:tentative="1">
      <w:start w:val="1"/>
      <w:numFmt w:val="bullet"/>
      <w:lvlText w:val=""/>
      <w:lvlJc w:val="left"/>
      <w:pPr>
        <w:ind w:left="2358" w:hanging="400"/>
      </w:pPr>
      <w:rPr>
        <w:rFonts w:ascii="Wingdings" w:hAnsi="Wingdings" w:hint="default"/>
      </w:rPr>
    </w:lvl>
    <w:lvl w:ilvl="6" w:tplc="04090001" w:tentative="1">
      <w:start w:val="1"/>
      <w:numFmt w:val="bullet"/>
      <w:lvlText w:val=""/>
      <w:lvlJc w:val="left"/>
      <w:pPr>
        <w:ind w:left="2758" w:hanging="400"/>
      </w:pPr>
      <w:rPr>
        <w:rFonts w:ascii="Wingdings" w:hAnsi="Wingdings" w:hint="default"/>
      </w:rPr>
    </w:lvl>
    <w:lvl w:ilvl="7" w:tplc="04090003" w:tentative="1">
      <w:start w:val="1"/>
      <w:numFmt w:val="bullet"/>
      <w:lvlText w:val=""/>
      <w:lvlJc w:val="left"/>
      <w:pPr>
        <w:ind w:left="3158" w:hanging="400"/>
      </w:pPr>
      <w:rPr>
        <w:rFonts w:ascii="Wingdings" w:hAnsi="Wingdings" w:hint="default"/>
      </w:rPr>
    </w:lvl>
    <w:lvl w:ilvl="8" w:tplc="04090005" w:tentative="1">
      <w:start w:val="1"/>
      <w:numFmt w:val="bullet"/>
      <w:lvlText w:val=""/>
      <w:lvlJc w:val="left"/>
      <w:pPr>
        <w:ind w:left="3558" w:hanging="400"/>
      </w:pPr>
      <w:rPr>
        <w:rFonts w:ascii="Wingdings" w:hAnsi="Wingdings" w:hint="default"/>
      </w:rPr>
    </w:lvl>
  </w:abstractNum>
  <w:abstractNum w:abstractNumId="10" w15:restartNumberingAfterBreak="0">
    <w:nsid w:val="615B3A00"/>
    <w:multiLevelType w:val="hybridMultilevel"/>
    <w:tmpl w:val="0D2A8506"/>
    <w:lvl w:ilvl="0" w:tplc="9D60EFFA">
      <w:start w:val="1"/>
      <w:numFmt w:val="upperLetter"/>
      <w:lvlText w:val="%1)"/>
      <w:lvlJc w:val="left"/>
      <w:pPr>
        <w:ind w:left="678" w:hanging="360"/>
      </w:pPr>
      <w:rPr>
        <w:rFonts w:hint="default"/>
      </w:rPr>
    </w:lvl>
    <w:lvl w:ilvl="1" w:tplc="04090019" w:tentative="1">
      <w:start w:val="1"/>
      <w:numFmt w:val="upperLetter"/>
      <w:lvlText w:val="%2."/>
      <w:lvlJc w:val="left"/>
      <w:pPr>
        <w:ind w:left="1118" w:hanging="400"/>
      </w:pPr>
    </w:lvl>
    <w:lvl w:ilvl="2" w:tplc="0409001B" w:tentative="1">
      <w:start w:val="1"/>
      <w:numFmt w:val="lowerRoman"/>
      <w:lvlText w:val="%3."/>
      <w:lvlJc w:val="right"/>
      <w:pPr>
        <w:ind w:left="1518" w:hanging="400"/>
      </w:pPr>
    </w:lvl>
    <w:lvl w:ilvl="3" w:tplc="0409000F" w:tentative="1">
      <w:start w:val="1"/>
      <w:numFmt w:val="decimal"/>
      <w:lvlText w:val="%4."/>
      <w:lvlJc w:val="left"/>
      <w:pPr>
        <w:ind w:left="1918" w:hanging="400"/>
      </w:pPr>
    </w:lvl>
    <w:lvl w:ilvl="4" w:tplc="04090019" w:tentative="1">
      <w:start w:val="1"/>
      <w:numFmt w:val="upperLetter"/>
      <w:lvlText w:val="%5."/>
      <w:lvlJc w:val="left"/>
      <w:pPr>
        <w:ind w:left="2318" w:hanging="400"/>
      </w:pPr>
    </w:lvl>
    <w:lvl w:ilvl="5" w:tplc="0409001B" w:tentative="1">
      <w:start w:val="1"/>
      <w:numFmt w:val="lowerRoman"/>
      <w:lvlText w:val="%6."/>
      <w:lvlJc w:val="right"/>
      <w:pPr>
        <w:ind w:left="2718" w:hanging="400"/>
      </w:pPr>
    </w:lvl>
    <w:lvl w:ilvl="6" w:tplc="0409000F" w:tentative="1">
      <w:start w:val="1"/>
      <w:numFmt w:val="decimal"/>
      <w:lvlText w:val="%7."/>
      <w:lvlJc w:val="left"/>
      <w:pPr>
        <w:ind w:left="3118" w:hanging="400"/>
      </w:pPr>
    </w:lvl>
    <w:lvl w:ilvl="7" w:tplc="04090019" w:tentative="1">
      <w:start w:val="1"/>
      <w:numFmt w:val="upperLetter"/>
      <w:lvlText w:val="%8."/>
      <w:lvlJc w:val="left"/>
      <w:pPr>
        <w:ind w:left="3518" w:hanging="400"/>
      </w:pPr>
    </w:lvl>
    <w:lvl w:ilvl="8" w:tplc="0409001B" w:tentative="1">
      <w:start w:val="1"/>
      <w:numFmt w:val="lowerRoman"/>
      <w:lvlText w:val="%9."/>
      <w:lvlJc w:val="right"/>
      <w:pPr>
        <w:ind w:left="3918" w:hanging="400"/>
      </w:pPr>
    </w:lvl>
  </w:abstractNum>
  <w:abstractNum w:abstractNumId="11" w15:restartNumberingAfterBreak="0">
    <w:nsid w:val="67D6427B"/>
    <w:multiLevelType w:val="hybridMultilevel"/>
    <w:tmpl w:val="650C1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DE7257"/>
    <w:multiLevelType w:val="multilevel"/>
    <w:tmpl w:val="671044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EC3351"/>
    <w:multiLevelType w:val="hybridMultilevel"/>
    <w:tmpl w:val="2346B836"/>
    <w:lvl w:ilvl="0" w:tplc="36A25D48">
      <w:start w:val="70"/>
      <w:numFmt w:val="bullet"/>
      <w:lvlText w:val="-"/>
      <w:lvlJc w:val="left"/>
      <w:pPr>
        <w:ind w:left="677" w:hanging="360"/>
      </w:pPr>
      <w:rPr>
        <w:rFonts w:ascii="Times New Roman" w:eastAsiaTheme="minorEastAsia" w:hAnsi="Times New Roman" w:cs="Times New Roman" w:hint="default"/>
      </w:rPr>
    </w:lvl>
    <w:lvl w:ilvl="1" w:tplc="04090003" w:tentative="1">
      <w:start w:val="1"/>
      <w:numFmt w:val="bullet"/>
      <w:lvlText w:val="o"/>
      <w:lvlJc w:val="left"/>
      <w:pPr>
        <w:ind w:left="1397" w:hanging="360"/>
      </w:pPr>
      <w:rPr>
        <w:rFonts w:ascii="Courier New" w:hAnsi="Courier New" w:cs="Courier New" w:hint="default"/>
      </w:rPr>
    </w:lvl>
    <w:lvl w:ilvl="2" w:tplc="04090005" w:tentative="1">
      <w:start w:val="1"/>
      <w:numFmt w:val="bullet"/>
      <w:lvlText w:val=""/>
      <w:lvlJc w:val="left"/>
      <w:pPr>
        <w:ind w:left="2117" w:hanging="360"/>
      </w:pPr>
      <w:rPr>
        <w:rFonts w:ascii="Wingdings" w:hAnsi="Wingdings" w:hint="default"/>
      </w:rPr>
    </w:lvl>
    <w:lvl w:ilvl="3" w:tplc="04090001" w:tentative="1">
      <w:start w:val="1"/>
      <w:numFmt w:val="bullet"/>
      <w:lvlText w:val=""/>
      <w:lvlJc w:val="left"/>
      <w:pPr>
        <w:ind w:left="2837" w:hanging="360"/>
      </w:pPr>
      <w:rPr>
        <w:rFonts w:ascii="Symbol" w:hAnsi="Symbol" w:hint="default"/>
      </w:rPr>
    </w:lvl>
    <w:lvl w:ilvl="4" w:tplc="04090003" w:tentative="1">
      <w:start w:val="1"/>
      <w:numFmt w:val="bullet"/>
      <w:lvlText w:val="o"/>
      <w:lvlJc w:val="left"/>
      <w:pPr>
        <w:ind w:left="3557" w:hanging="360"/>
      </w:pPr>
      <w:rPr>
        <w:rFonts w:ascii="Courier New" w:hAnsi="Courier New" w:cs="Courier New" w:hint="default"/>
      </w:rPr>
    </w:lvl>
    <w:lvl w:ilvl="5" w:tplc="04090005" w:tentative="1">
      <w:start w:val="1"/>
      <w:numFmt w:val="bullet"/>
      <w:lvlText w:val=""/>
      <w:lvlJc w:val="left"/>
      <w:pPr>
        <w:ind w:left="4277" w:hanging="360"/>
      </w:pPr>
      <w:rPr>
        <w:rFonts w:ascii="Wingdings" w:hAnsi="Wingdings" w:hint="default"/>
      </w:rPr>
    </w:lvl>
    <w:lvl w:ilvl="6" w:tplc="04090001" w:tentative="1">
      <w:start w:val="1"/>
      <w:numFmt w:val="bullet"/>
      <w:lvlText w:val=""/>
      <w:lvlJc w:val="left"/>
      <w:pPr>
        <w:ind w:left="4997" w:hanging="360"/>
      </w:pPr>
      <w:rPr>
        <w:rFonts w:ascii="Symbol" w:hAnsi="Symbol" w:hint="default"/>
      </w:rPr>
    </w:lvl>
    <w:lvl w:ilvl="7" w:tplc="04090003" w:tentative="1">
      <w:start w:val="1"/>
      <w:numFmt w:val="bullet"/>
      <w:lvlText w:val="o"/>
      <w:lvlJc w:val="left"/>
      <w:pPr>
        <w:ind w:left="5717" w:hanging="360"/>
      </w:pPr>
      <w:rPr>
        <w:rFonts w:ascii="Courier New" w:hAnsi="Courier New" w:cs="Courier New" w:hint="default"/>
      </w:rPr>
    </w:lvl>
    <w:lvl w:ilvl="8" w:tplc="04090005" w:tentative="1">
      <w:start w:val="1"/>
      <w:numFmt w:val="bullet"/>
      <w:lvlText w:val=""/>
      <w:lvlJc w:val="left"/>
      <w:pPr>
        <w:ind w:left="6437" w:hanging="360"/>
      </w:pPr>
      <w:rPr>
        <w:rFonts w:ascii="Wingdings" w:hAnsi="Wingdings" w:hint="default"/>
      </w:rPr>
    </w:lvl>
  </w:abstractNum>
  <w:abstractNum w:abstractNumId="14" w15:restartNumberingAfterBreak="0">
    <w:nsid w:val="71FB0170"/>
    <w:multiLevelType w:val="hybridMultilevel"/>
    <w:tmpl w:val="BAE2FAD2"/>
    <w:lvl w:ilvl="0" w:tplc="DFF20818">
      <w:start w:val="1"/>
      <w:numFmt w:val="bullet"/>
      <w:lvlText w:val="-"/>
      <w:lvlJc w:val="left"/>
      <w:pPr>
        <w:ind w:left="720" w:hanging="360"/>
      </w:pPr>
      <w:rPr>
        <w:rFonts w:ascii="Malgun Gothic" w:eastAsia="Malgun Gothic" w:hAnsi="Malgun Gothic" w:cs="Malgun Gothic"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B973F8"/>
    <w:multiLevelType w:val="multilevel"/>
    <w:tmpl w:val="652CC7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abstractNumId w:val="10"/>
  </w:num>
  <w:num w:numId="2">
    <w:abstractNumId w:val="9"/>
  </w:num>
  <w:num w:numId="3">
    <w:abstractNumId w:val="7"/>
  </w:num>
  <w:num w:numId="4">
    <w:abstractNumId w:val="5"/>
  </w:num>
  <w:num w:numId="5">
    <w:abstractNumId w:val="12"/>
  </w:num>
  <w:num w:numId="6">
    <w:abstractNumId w:val="4"/>
  </w:num>
  <w:num w:numId="7">
    <w:abstractNumId w:val="2"/>
  </w:num>
  <w:num w:numId="8">
    <w:abstractNumId w:val="15"/>
  </w:num>
  <w:num w:numId="9">
    <w:abstractNumId w:val="1"/>
  </w:num>
  <w:num w:numId="10">
    <w:abstractNumId w:val="3"/>
  </w:num>
  <w:num w:numId="11">
    <w:abstractNumId w:val="11"/>
  </w:num>
  <w:num w:numId="12">
    <w:abstractNumId w:val="8"/>
  </w:num>
  <w:num w:numId="13">
    <w:abstractNumId w:val="6"/>
  </w:num>
  <w:num w:numId="14">
    <w:abstractNumId w:val="14"/>
  </w:num>
  <w:num w:numId="15">
    <w:abstractNumId w:val="13"/>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ox, Ashley">
    <w15:presenceInfo w15:providerId="AD" w15:userId="S::afox3@albany.edu::8f3fcd9b-4182-4859-ba31-fbab66d4faea"/>
  </w15:person>
  <w15:person w15:author="Choi, Yongjin">
    <w15:presenceInfo w15:providerId="None" w15:userId="Choi, Yongj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embedTrueTypeFonts/>
  <w:saveSubsetFonts/>
  <w:bordersDoNotSurroundHeader/>
  <w:bordersDoNotSurroundFooter/>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7Q0tDAztTQ3MjAxMDRR0lEKTi0uzszPAykwsjCsBQAlp+5+LgAAAA=="/>
  </w:docVars>
  <w:rsids>
    <w:rsidRoot w:val="00D72B70"/>
    <w:rsid w:val="000000EF"/>
    <w:rsid w:val="0000028A"/>
    <w:rsid w:val="00000559"/>
    <w:rsid w:val="000005E3"/>
    <w:rsid w:val="00000871"/>
    <w:rsid w:val="00000BA2"/>
    <w:rsid w:val="00000BFA"/>
    <w:rsid w:val="00001140"/>
    <w:rsid w:val="000011B6"/>
    <w:rsid w:val="00001202"/>
    <w:rsid w:val="00001304"/>
    <w:rsid w:val="000013F9"/>
    <w:rsid w:val="00001425"/>
    <w:rsid w:val="0000175F"/>
    <w:rsid w:val="00001E77"/>
    <w:rsid w:val="00001EA3"/>
    <w:rsid w:val="00001ED7"/>
    <w:rsid w:val="000020B2"/>
    <w:rsid w:val="000020E9"/>
    <w:rsid w:val="00002452"/>
    <w:rsid w:val="000024AF"/>
    <w:rsid w:val="0000251D"/>
    <w:rsid w:val="00002592"/>
    <w:rsid w:val="00002D88"/>
    <w:rsid w:val="00002F1E"/>
    <w:rsid w:val="00002F64"/>
    <w:rsid w:val="00003218"/>
    <w:rsid w:val="0000321F"/>
    <w:rsid w:val="0000396F"/>
    <w:rsid w:val="00003CF5"/>
    <w:rsid w:val="00003E13"/>
    <w:rsid w:val="00003F91"/>
    <w:rsid w:val="00003FA3"/>
    <w:rsid w:val="00004234"/>
    <w:rsid w:val="00004488"/>
    <w:rsid w:val="000046DC"/>
    <w:rsid w:val="00004815"/>
    <w:rsid w:val="000048B1"/>
    <w:rsid w:val="000048DB"/>
    <w:rsid w:val="00004ABF"/>
    <w:rsid w:val="00004C96"/>
    <w:rsid w:val="00004DD2"/>
    <w:rsid w:val="00004DE9"/>
    <w:rsid w:val="00004E57"/>
    <w:rsid w:val="00004EBD"/>
    <w:rsid w:val="00004F00"/>
    <w:rsid w:val="00005260"/>
    <w:rsid w:val="00005278"/>
    <w:rsid w:val="000052C1"/>
    <w:rsid w:val="000054AA"/>
    <w:rsid w:val="000054CA"/>
    <w:rsid w:val="00005688"/>
    <w:rsid w:val="0000584B"/>
    <w:rsid w:val="00005A70"/>
    <w:rsid w:val="00005CAA"/>
    <w:rsid w:val="00005F75"/>
    <w:rsid w:val="00006157"/>
    <w:rsid w:val="000062EB"/>
    <w:rsid w:val="00006B6B"/>
    <w:rsid w:val="00006C6B"/>
    <w:rsid w:val="00006D8A"/>
    <w:rsid w:val="00007019"/>
    <w:rsid w:val="0000738A"/>
    <w:rsid w:val="00007471"/>
    <w:rsid w:val="00007554"/>
    <w:rsid w:val="00007596"/>
    <w:rsid w:val="00007A75"/>
    <w:rsid w:val="00007BA9"/>
    <w:rsid w:val="00007BC1"/>
    <w:rsid w:val="00007EF8"/>
    <w:rsid w:val="00010076"/>
    <w:rsid w:val="00010292"/>
    <w:rsid w:val="000102FF"/>
    <w:rsid w:val="000103DB"/>
    <w:rsid w:val="00010407"/>
    <w:rsid w:val="000107EA"/>
    <w:rsid w:val="0001096B"/>
    <w:rsid w:val="00010BBA"/>
    <w:rsid w:val="00010DF0"/>
    <w:rsid w:val="00011094"/>
    <w:rsid w:val="00011259"/>
    <w:rsid w:val="00011316"/>
    <w:rsid w:val="00011375"/>
    <w:rsid w:val="00011549"/>
    <w:rsid w:val="000116B8"/>
    <w:rsid w:val="00011837"/>
    <w:rsid w:val="00011AA9"/>
    <w:rsid w:val="00011B74"/>
    <w:rsid w:val="00011CE5"/>
    <w:rsid w:val="00011DB9"/>
    <w:rsid w:val="00012173"/>
    <w:rsid w:val="000123AA"/>
    <w:rsid w:val="000126A6"/>
    <w:rsid w:val="0001278E"/>
    <w:rsid w:val="00012A24"/>
    <w:rsid w:val="00012B77"/>
    <w:rsid w:val="00012D65"/>
    <w:rsid w:val="00012D7B"/>
    <w:rsid w:val="00013011"/>
    <w:rsid w:val="000131F6"/>
    <w:rsid w:val="00013366"/>
    <w:rsid w:val="0001361C"/>
    <w:rsid w:val="00013861"/>
    <w:rsid w:val="000139BA"/>
    <w:rsid w:val="00013B10"/>
    <w:rsid w:val="00013D9B"/>
    <w:rsid w:val="00013DDB"/>
    <w:rsid w:val="00013F86"/>
    <w:rsid w:val="00014086"/>
    <w:rsid w:val="000140BB"/>
    <w:rsid w:val="000141B1"/>
    <w:rsid w:val="0001457E"/>
    <w:rsid w:val="000145C7"/>
    <w:rsid w:val="000145C9"/>
    <w:rsid w:val="000146E7"/>
    <w:rsid w:val="00014905"/>
    <w:rsid w:val="00014AB3"/>
    <w:rsid w:val="00014AEA"/>
    <w:rsid w:val="00014C02"/>
    <w:rsid w:val="00014D93"/>
    <w:rsid w:val="00014EF8"/>
    <w:rsid w:val="00015124"/>
    <w:rsid w:val="0001525E"/>
    <w:rsid w:val="00015426"/>
    <w:rsid w:val="000154BE"/>
    <w:rsid w:val="00015679"/>
    <w:rsid w:val="0001571B"/>
    <w:rsid w:val="00015937"/>
    <w:rsid w:val="00015995"/>
    <w:rsid w:val="00015BC9"/>
    <w:rsid w:val="00015CB4"/>
    <w:rsid w:val="0001602C"/>
    <w:rsid w:val="00016571"/>
    <w:rsid w:val="0001659D"/>
    <w:rsid w:val="0001666E"/>
    <w:rsid w:val="0001678A"/>
    <w:rsid w:val="0001679C"/>
    <w:rsid w:val="00016886"/>
    <w:rsid w:val="00016941"/>
    <w:rsid w:val="00016AA0"/>
    <w:rsid w:val="00016B2A"/>
    <w:rsid w:val="00016B8C"/>
    <w:rsid w:val="00016FA9"/>
    <w:rsid w:val="000173AE"/>
    <w:rsid w:val="0001754E"/>
    <w:rsid w:val="0001778D"/>
    <w:rsid w:val="000177A9"/>
    <w:rsid w:val="00017960"/>
    <w:rsid w:val="00017B55"/>
    <w:rsid w:val="00017BE3"/>
    <w:rsid w:val="00020443"/>
    <w:rsid w:val="000206C5"/>
    <w:rsid w:val="00020755"/>
    <w:rsid w:val="0002077F"/>
    <w:rsid w:val="00020B75"/>
    <w:rsid w:val="00020D7B"/>
    <w:rsid w:val="00020E75"/>
    <w:rsid w:val="00021091"/>
    <w:rsid w:val="00021200"/>
    <w:rsid w:val="00021318"/>
    <w:rsid w:val="00021A6B"/>
    <w:rsid w:val="00021CE3"/>
    <w:rsid w:val="000220D3"/>
    <w:rsid w:val="0002239B"/>
    <w:rsid w:val="0002246C"/>
    <w:rsid w:val="00022612"/>
    <w:rsid w:val="00022A0F"/>
    <w:rsid w:val="00022A14"/>
    <w:rsid w:val="00022C76"/>
    <w:rsid w:val="0002312C"/>
    <w:rsid w:val="00023469"/>
    <w:rsid w:val="0002379F"/>
    <w:rsid w:val="000237D3"/>
    <w:rsid w:val="0002386C"/>
    <w:rsid w:val="00024031"/>
    <w:rsid w:val="0002420D"/>
    <w:rsid w:val="000242FC"/>
    <w:rsid w:val="00024313"/>
    <w:rsid w:val="00024392"/>
    <w:rsid w:val="00024461"/>
    <w:rsid w:val="00024490"/>
    <w:rsid w:val="00024870"/>
    <w:rsid w:val="000248B1"/>
    <w:rsid w:val="00024A53"/>
    <w:rsid w:val="00024ACA"/>
    <w:rsid w:val="00024DB4"/>
    <w:rsid w:val="000251B8"/>
    <w:rsid w:val="0002530A"/>
    <w:rsid w:val="000254CD"/>
    <w:rsid w:val="0002550E"/>
    <w:rsid w:val="000256A8"/>
    <w:rsid w:val="00025702"/>
    <w:rsid w:val="0002592F"/>
    <w:rsid w:val="00025B01"/>
    <w:rsid w:val="00025B27"/>
    <w:rsid w:val="00025FD4"/>
    <w:rsid w:val="00026126"/>
    <w:rsid w:val="000266CD"/>
    <w:rsid w:val="00026803"/>
    <w:rsid w:val="00026AEE"/>
    <w:rsid w:val="00026CF2"/>
    <w:rsid w:val="000270CB"/>
    <w:rsid w:val="00027194"/>
    <w:rsid w:val="0002737E"/>
    <w:rsid w:val="00027386"/>
    <w:rsid w:val="000274FF"/>
    <w:rsid w:val="00027507"/>
    <w:rsid w:val="000275CD"/>
    <w:rsid w:val="000276B6"/>
    <w:rsid w:val="0002790E"/>
    <w:rsid w:val="00027C70"/>
    <w:rsid w:val="00027D80"/>
    <w:rsid w:val="00027DF4"/>
    <w:rsid w:val="00027F52"/>
    <w:rsid w:val="000301C8"/>
    <w:rsid w:val="0003093E"/>
    <w:rsid w:val="00030999"/>
    <w:rsid w:val="00030B95"/>
    <w:rsid w:val="00030FD0"/>
    <w:rsid w:val="0003106B"/>
    <w:rsid w:val="00031254"/>
    <w:rsid w:val="0003136E"/>
    <w:rsid w:val="0003139A"/>
    <w:rsid w:val="000313B6"/>
    <w:rsid w:val="000315F2"/>
    <w:rsid w:val="0003164F"/>
    <w:rsid w:val="00031651"/>
    <w:rsid w:val="000318FE"/>
    <w:rsid w:val="00031A49"/>
    <w:rsid w:val="00031ED0"/>
    <w:rsid w:val="00032018"/>
    <w:rsid w:val="000320A2"/>
    <w:rsid w:val="000320EF"/>
    <w:rsid w:val="000321FF"/>
    <w:rsid w:val="00032264"/>
    <w:rsid w:val="000327DD"/>
    <w:rsid w:val="00032B19"/>
    <w:rsid w:val="00032BCE"/>
    <w:rsid w:val="00032CE5"/>
    <w:rsid w:val="00032E48"/>
    <w:rsid w:val="00032F2D"/>
    <w:rsid w:val="00032F81"/>
    <w:rsid w:val="00032F86"/>
    <w:rsid w:val="00032FC9"/>
    <w:rsid w:val="00033001"/>
    <w:rsid w:val="00033100"/>
    <w:rsid w:val="000331D1"/>
    <w:rsid w:val="00033255"/>
    <w:rsid w:val="00033426"/>
    <w:rsid w:val="0003350B"/>
    <w:rsid w:val="00033526"/>
    <w:rsid w:val="00033A05"/>
    <w:rsid w:val="00033ABC"/>
    <w:rsid w:val="00033BB3"/>
    <w:rsid w:val="00033E9E"/>
    <w:rsid w:val="00033EF9"/>
    <w:rsid w:val="00033FF4"/>
    <w:rsid w:val="000341DD"/>
    <w:rsid w:val="000343E2"/>
    <w:rsid w:val="00034A81"/>
    <w:rsid w:val="00034B67"/>
    <w:rsid w:val="00034BC1"/>
    <w:rsid w:val="000351F6"/>
    <w:rsid w:val="0003548C"/>
    <w:rsid w:val="000360FD"/>
    <w:rsid w:val="00036399"/>
    <w:rsid w:val="00036664"/>
    <w:rsid w:val="00036747"/>
    <w:rsid w:val="00036766"/>
    <w:rsid w:val="00036935"/>
    <w:rsid w:val="00036A05"/>
    <w:rsid w:val="00036AB0"/>
    <w:rsid w:val="00036BF8"/>
    <w:rsid w:val="00036CA2"/>
    <w:rsid w:val="00036EF1"/>
    <w:rsid w:val="000372A1"/>
    <w:rsid w:val="0003756F"/>
    <w:rsid w:val="000375F8"/>
    <w:rsid w:val="0003789A"/>
    <w:rsid w:val="000378EC"/>
    <w:rsid w:val="00037C52"/>
    <w:rsid w:val="00037E51"/>
    <w:rsid w:val="00037EBF"/>
    <w:rsid w:val="0004012E"/>
    <w:rsid w:val="00040153"/>
    <w:rsid w:val="000402B6"/>
    <w:rsid w:val="000403F7"/>
    <w:rsid w:val="00040479"/>
    <w:rsid w:val="000404DE"/>
    <w:rsid w:val="000405D3"/>
    <w:rsid w:val="000405E5"/>
    <w:rsid w:val="00040605"/>
    <w:rsid w:val="0004075D"/>
    <w:rsid w:val="0004095E"/>
    <w:rsid w:val="00040A4A"/>
    <w:rsid w:val="00040D63"/>
    <w:rsid w:val="00041041"/>
    <w:rsid w:val="000411B8"/>
    <w:rsid w:val="00041322"/>
    <w:rsid w:val="0004164B"/>
    <w:rsid w:val="00041868"/>
    <w:rsid w:val="00041CCA"/>
    <w:rsid w:val="00041E3B"/>
    <w:rsid w:val="00041ED6"/>
    <w:rsid w:val="00041FF0"/>
    <w:rsid w:val="0004205F"/>
    <w:rsid w:val="00042081"/>
    <w:rsid w:val="0004227C"/>
    <w:rsid w:val="00042555"/>
    <w:rsid w:val="0004273F"/>
    <w:rsid w:val="000427C0"/>
    <w:rsid w:val="00042A2C"/>
    <w:rsid w:val="00042C4E"/>
    <w:rsid w:val="00042CE2"/>
    <w:rsid w:val="00042EA9"/>
    <w:rsid w:val="00042F60"/>
    <w:rsid w:val="0004341B"/>
    <w:rsid w:val="00043620"/>
    <w:rsid w:val="00043847"/>
    <w:rsid w:val="000439F3"/>
    <w:rsid w:val="00043A24"/>
    <w:rsid w:val="00043B98"/>
    <w:rsid w:val="00043E07"/>
    <w:rsid w:val="00043E94"/>
    <w:rsid w:val="0004407D"/>
    <w:rsid w:val="00044134"/>
    <w:rsid w:val="000448FC"/>
    <w:rsid w:val="00044976"/>
    <w:rsid w:val="00044A5C"/>
    <w:rsid w:val="00044B0A"/>
    <w:rsid w:val="00044B82"/>
    <w:rsid w:val="00044CD5"/>
    <w:rsid w:val="000451E6"/>
    <w:rsid w:val="00045364"/>
    <w:rsid w:val="00045799"/>
    <w:rsid w:val="00045818"/>
    <w:rsid w:val="000459D4"/>
    <w:rsid w:val="00045BC0"/>
    <w:rsid w:val="00045DC3"/>
    <w:rsid w:val="00045E3E"/>
    <w:rsid w:val="00045E6B"/>
    <w:rsid w:val="00045F26"/>
    <w:rsid w:val="000460AE"/>
    <w:rsid w:val="00046516"/>
    <w:rsid w:val="00046626"/>
    <w:rsid w:val="0004668A"/>
    <w:rsid w:val="000466C5"/>
    <w:rsid w:val="00046844"/>
    <w:rsid w:val="00046D3E"/>
    <w:rsid w:val="00046EC4"/>
    <w:rsid w:val="00046F15"/>
    <w:rsid w:val="000470A1"/>
    <w:rsid w:val="00047136"/>
    <w:rsid w:val="000472D9"/>
    <w:rsid w:val="000472EE"/>
    <w:rsid w:val="0004777D"/>
    <w:rsid w:val="000479EC"/>
    <w:rsid w:val="00047DC0"/>
    <w:rsid w:val="0005009D"/>
    <w:rsid w:val="000501D0"/>
    <w:rsid w:val="000502F1"/>
    <w:rsid w:val="0005030B"/>
    <w:rsid w:val="00050453"/>
    <w:rsid w:val="000506D1"/>
    <w:rsid w:val="000506E3"/>
    <w:rsid w:val="000507F8"/>
    <w:rsid w:val="000508CB"/>
    <w:rsid w:val="0005094D"/>
    <w:rsid w:val="00050FEC"/>
    <w:rsid w:val="0005116F"/>
    <w:rsid w:val="00051177"/>
    <w:rsid w:val="00051530"/>
    <w:rsid w:val="0005156D"/>
    <w:rsid w:val="0005160A"/>
    <w:rsid w:val="00051688"/>
    <w:rsid w:val="000518D4"/>
    <w:rsid w:val="00051962"/>
    <w:rsid w:val="00051968"/>
    <w:rsid w:val="000519E4"/>
    <w:rsid w:val="00051AB4"/>
    <w:rsid w:val="00051B4E"/>
    <w:rsid w:val="00051C48"/>
    <w:rsid w:val="00051E02"/>
    <w:rsid w:val="00051F29"/>
    <w:rsid w:val="00052037"/>
    <w:rsid w:val="0005203D"/>
    <w:rsid w:val="00052134"/>
    <w:rsid w:val="000523D6"/>
    <w:rsid w:val="000529AE"/>
    <w:rsid w:val="000529BF"/>
    <w:rsid w:val="00052A7F"/>
    <w:rsid w:val="00052AA7"/>
    <w:rsid w:val="00052ADF"/>
    <w:rsid w:val="00053071"/>
    <w:rsid w:val="000531B1"/>
    <w:rsid w:val="00053444"/>
    <w:rsid w:val="000538DB"/>
    <w:rsid w:val="00053A48"/>
    <w:rsid w:val="00053AE6"/>
    <w:rsid w:val="00053B7C"/>
    <w:rsid w:val="00053D0F"/>
    <w:rsid w:val="00053F45"/>
    <w:rsid w:val="00053F7B"/>
    <w:rsid w:val="000542B7"/>
    <w:rsid w:val="00054348"/>
    <w:rsid w:val="00054392"/>
    <w:rsid w:val="00054737"/>
    <w:rsid w:val="000549C1"/>
    <w:rsid w:val="00055038"/>
    <w:rsid w:val="0005522C"/>
    <w:rsid w:val="000552DD"/>
    <w:rsid w:val="000554E5"/>
    <w:rsid w:val="00055826"/>
    <w:rsid w:val="000558FB"/>
    <w:rsid w:val="0005613F"/>
    <w:rsid w:val="00056701"/>
    <w:rsid w:val="000568FC"/>
    <w:rsid w:val="00056B3F"/>
    <w:rsid w:val="00056D52"/>
    <w:rsid w:val="00056E1F"/>
    <w:rsid w:val="00056E40"/>
    <w:rsid w:val="0005733F"/>
    <w:rsid w:val="000573DB"/>
    <w:rsid w:val="000575D2"/>
    <w:rsid w:val="00057808"/>
    <w:rsid w:val="00057984"/>
    <w:rsid w:val="00057A0A"/>
    <w:rsid w:val="00057C2E"/>
    <w:rsid w:val="00057ECF"/>
    <w:rsid w:val="00057F27"/>
    <w:rsid w:val="000600DC"/>
    <w:rsid w:val="000605E9"/>
    <w:rsid w:val="00060B90"/>
    <w:rsid w:val="00060BED"/>
    <w:rsid w:val="00060D2E"/>
    <w:rsid w:val="00060F05"/>
    <w:rsid w:val="00060F83"/>
    <w:rsid w:val="0006102E"/>
    <w:rsid w:val="00061100"/>
    <w:rsid w:val="00061112"/>
    <w:rsid w:val="0006120F"/>
    <w:rsid w:val="0006125B"/>
    <w:rsid w:val="00061298"/>
    <w:rsid w:val="000616B6"/>
    <w:rsid w:val="00061B74"/>
    <w:rsid w:val="00061BF4"/>
    <w:rsid w:val="00061E68"/>
    <w:rsid w:val="000620E8"/>
    <w:rsid w:val="000624B8"/>
    <w:rsid w:val="0006278E"/>
    <w:rsid w:val="0006284C"/>
    <w:rsid w:val="000629C9"/>
    <w:rsid w:val="00062C77"/>
    <w:rsid w:val="000631D1"/>
    <w:rsid w:val="00063477"/>
    <w:rsid w:val="0006362A"/>
    <w:rsid w:val="000636E6"/>
    <w:rsid w:val="000639A2"/>
    <w:rsid w:val="00063A4D"/>
    <w:rsid w:val="00063B50"/>
    <w:rsid w:val="00063C0A"/>
    <w:rsid w:val="00063DEC"/>
    <w:rsid w:val="00063ED7"/>
    <w:rsid w:val="00063F16"/>
    <w:rsid w:val="00064071"/>
    <w:rsid w:val="000640FF"/>
    <w:rsid w:val="00064194"/>
    <w:rsid w:val="00064308"/>
    <w:rsid w:val="000643A8"/>
    <w:rsid w:val="00064466"/>
    <w:rsid w:val="0006453E"/>
    <w:rsid w:val="0006453F"/>
    <w:rsid w:val="000645D5"/>
    <w:rsid w:val="00064699"/>
    <w:rsid w:val="000647ED"/>
    <w:rsid w:val="00064A00"/>
    <w:rsid w:val="00064A8F"/>
    <w:rsid w:val="00064BE2"/>
    <w:rsid w:val="00064C60"/>
    <w:rsid w:val="00064E2B"/>
    <w:rsid w:val="00064F4C"/>
    <w:rsid w:val="00065034"/>
    <w:rsid w:val="0006512A"/>
    <w:rsid w:val="00065231"/>
    <w:rsid w:val="00065232"/>
    <w:rsid w:val="000653A7"/>
    <w:rsid w:val="00065478"/>
    <w:rsid w:val="0006575E"/>
    <w:rsid w:val="00065781"/>
    <w:rsid w:val="00065782"/>
    <w:rsid w:val="00065A63"/>
    <w:rsid w:val="00065AB4"/>
    <w:rsid w:val="00065C8D"/>
    <w:rsid w:val="00065D55"/>
    <w:rsid w:val="00065EC5"/>
    <w:rsid w:val="00065EFC"/>
    <w:rsid w:val="00065FBC"/>
    <w:rsid w:val="00066029"/>
    <w:rsid w:val="00066141"/>
    <w:rsid w:val="000663D9"/>
    <w:rsid w:val="00066754"/>
    <w:rsid w:val="0006675D"/>
    <w:rsid w:val="00066786"/>
    <w:rsid w:val="000667D6"/>
    <w:rsid w:val="00066D61"/>
    <w:rsid w:val="00066F71"/>
    <w:rsid w:val="00067010"/>
    <w:rsid w:val="000670C8"/>
    <w:rsid w:val="00067105"/>
    <w:rsid w:val="0006714A"/>
    <w:rsid w:val="00067224"/>
    <w:rsid w:val="000673FC"/>
    <w:rsid w:val="00067628"/>
    <w:rsid w:val="00067A64"/>
    <w:rsid w:val="00067B91"/>
    <w:rsid w:val="00067D9E"/>
    <w:rsid w:val="00070027"/>
    <w:rsid w:val="0007016C"/>
    <w:rsid w:val="00070191"/>
    <w:rsid w:val="0007022F"/>
    <w:rsid w:val="000705E5"/>
    <w:rsid w:val="0007069C"/>
    <w:rsid w:val="0007083F"/>
    <w:rsid w:val="00070EF9"/>
    <w:rsid w:val="00071177"/>
    <w:rsid w:val="0007150D"/>
    <w:rsid w:val="00071543"/>
    <w:rsid w:val="00071625"/>
    <w:rsid w:val="00071BDD"/>
    <w:rsid w:val="00071D1E"/>
    <w:rsid w:val="00071E3E"/>
    <w:rsid w:val="00071FEE"/>
    <w:rsid w:val="00072224"/>
    <w:rsid w:val="00072312"/>
    <w:rsid w:val="00072456"/>
    <w:rsid w:val="000724B5"/>
    <w:rsid w:val="0007285F"/>
    <w:rsid w:val="00072A37"/>
    <w:rsid w:val="00072C71"/>
    <w:rsid w:val="00072C77"/>
    <w:rsid w:val="00072E4A"/>
    <w:rsid w:val="00072E89"/>
    <w:rsid w:val="0007322E"/>
    <w:rsid w:val="000735B6"/>
    <w:rsid w:val="0007366A"/>
    <w:rsid w:val="00073693"/>
    <w:rsid w:val="00073806"/>
    <w:rsid w:val="000739AE"/>
    <w:rsid w:val="00073C14"/>
    <w:rsid w:val="00073EE0"/>
    <w:rsid w:val="00073FF5"/>
    <w:rsid w:val="000740F3"/>
    <w:rsid w:val="00074186"/>
    <w:rsid w:val="000741B3"/>
    <w:rsid w:val="00074276"/>
    <w:rsid w:val="000742AD"/>
    <w:rsid w:val="000745B6"/>
    <w:rsid w:val="00074917"/>
    <w:rsid w:val="00074A89"/>
    <w:rsid w:val="00074B24"/>
    <w:rsid w:val="00074B5E"/>
    <w:rsid w:val="00074DD2"/>
    <w:rsid w:val="000751DF"/>
    <w:rsid w:val="00075332"/>
    <w:rsid w:val="00075355"/>
    <w:rsid w:val="000753EE"/>
    <w:rsid w:val="0007556B"/>
    <w:rsid w:val="000756FE"/>
    <w:rsid w:val="000757F9"/>
    <w:rsid w:val="00075827"/>
    <w:rsid w:val="000758D1"/>
    <w:rsid w:val="00075909"/>
    <w:rsid w:val="000763C7"/>
    <w:rsid w:val="00076868"/>
    <w:rsid w:val="00076AF8"/>
    <w:rsid w:val="00076E7D"/>
    <w:rsid w:val="000775E6"/>
    <w:rsid w:val="00077674"/>
    <w:rsid w:val="000778B9"/>
    <w:rsid w:val="00077B02"/>
    <w:rsid w:val="00077BAB"/>
    <w:rsid w:val="00077BFA"/>
    <w:rsid w:val="00077D88"/>
    <w:rsid w:val="00077D93"/>
    <w:rsid w:val="000800C3"/>
    <w:rsid w:val="000804A4"/>
    <w:rsid w:val="00080C54"/>
    <w:rsid w:val="00080E59"/>
    <w:rsid w:val="000810E1"/>
    <w:rsid w:val="00081540"/>
    <w:rsid w:val="00081679"/>
    <w:rsid w:val="00081A48"/>
    <w:rsid w:val="00081A6A"/>
    <w:rsid w:val="00081ABA"/>
    <w:rsid w:val="00081DA1"/>
    <w:rsid w:val="00081E91"/>
    <w:rsid w:val="00082081"/>
    <w:rsid w:val="000822EB"/>
    <w:rsid w:val="00082814"/>
    <w:rsid w:val="00082AD1"/>
    <w:rsid w:val="00082B31"/>
    <w:rsid w:val="00082EE4"/>
    <w:rsid w:val="0008375E"/>
    <w:rsid w:val="000837F6"/>
    <w:rsid w:val="00083A2D"/>
    <w:rsid w:val="00083A7B"/>
    <w:rsid w:val="00083A91"/>
    <w:rsid w:val="00083CAF"/>
    <w:rsid w:val="00083D9B"/>
    <w:rsid w:val="00083E25"/>
    <w:rsid w:val="00083ED4"/>
    <w:rsid w:val="00084165"/>
    <w:rsid w:val="000844C8"/>
    <w:rsid w:val="00084524"/>
    <w:rsid w:val="00084853"/>
    <w:rsid w:val="00084991"/>
    <w:rsid w:val="00084BDB"/>
    <w:rsid w:val="00084D64"/>
    <w:rsid w:val="00084E72"/>
    <w:rsid w:val="0008512B"/>
    <w:rsid w:val="0008517B"/>
    <w:rsid w:val="000851B6"/>
    <w:rsid w:val="0008551E"/>
    <w:rsid w:val="00085522"/>
    <w:rsid w:val="00085786"/>
    <w:rsid w:val="00085AD1"/>
    <w:rsid w:val="00085DB7"/>
    <w:rsid w:val="00085ED2"/>
    <w:rsid w:val="00086066"/>
    <w:rsid w:val="000865D3"/>
    <w:rsid w:val="00086750"/>
    <w:rsid w:val="00086C2A"/>
    <w:rsid w:val="000870DC"/>
    <w:rsid w:val="00087165"/>
    <w:rsid w:val="00087197"/>
    <w:rsid w:val="00087424"/>
    <w:rsid w:val="000874DD"/>
    <w:rsid w:val="00087536"/>
    <w:rsid w:val="0008784A"/>
    <w:rsid w:val="00087C72"/>
    <w:rsid w:val="00087D37"/>
    <w:rsid w:val="00087D5F"/>
    <w:rsid w:val="00087DE9"/>
    <w:rsid w:val="00090146"/>
    <w:rsid w:val="0009015B"/>
    <w:rsid w:val="000901D8"/>
    <w:rsid w:val="000904CA"/>
    <w:rsid w:val="000907A1"/>
    <w:rsid w:val="00090853"/>
    <w:rsid w:val="00090BF1"/>
    <w:rsid w:val="0009155C"/>
    <w:rsid w:val="00091610"/>
    <w:rsid w:val="0009182C"/>
    <w:rsid w:val="000918EC"/>
    <w:rsid w:val="00091A72"/>
    <w:rsid w:val="00091CF6"/>
    <w:rsid w:val="00091D67"/>
    <w:rsid w:val="0009201A"/>
    <w:rsid w:val="000920A5"/>
    <w:rsid w:val="000921AB"/>
    <w:rsid w:val="00092431"/>
    <w:rsid w:val="000924EB"/>
    <w:rsid w:val="0009266B"/>
    <w:rsid w:val="00092F60"/>
    <w:rsid w:val="00093086"/>
    <w:rsid w:val="0009316A"/>
    <w:rsid w:val="000933BA"/>
    <w:rsid w:val="0009354F"/>
    <w:rsid w:val="0009363D"/>
    <w:rsid w:val="00093A88"/>
    <w:rsid w:val="00093ABB"/>
    <w:rsid w:val="00093B4C"/>
    <w:rsid w:val="00093B4F"/>
    <w:rsid w:val="00093C63"/>
    <w:rsid w:val="00093FA1"/>
    <w:rsid w:val="0009415B"/>
    <w:rsid w:val="00094235"/>
    <w:rsid w:val="000946D8"/>
    <w:rsid w:val="00094736"/>
    <w:rsid w:val="0009473F"/>
    <w:rsid w:val="000949A1"/>
    <w:rsid w:val="000949F3"/>
    <w:rsid w:val="00094C53"/>
    <w:rsid w:val="00094CE5"/>
    <w:rsid w:val="00094D34"/>
    <w:rsid w:val="00094FF9"/>
    <w:rsid w:val="00095264"/>
    <w:rsid w:val="00095400"/>
    <w:rsid w:val="00095430"/>
    <w:rsid w:val="000956FF"/>
    <w:rsid w:val="00095975"/>
    <w:rsid w:val="00095A16"/>
    <w:rsid w:val="00095A58"/>
    <w:rsid w:val="00095A64"/>
    <w:rsid w:val="00095B08"/>
    <w:rsid w:val="00095BC3"/>
    <w:rsid w:val="00095E01"/>
    <w:rsid w:val="00095F7E"/>
    <w:rsid w:val="00095FDE"/>
    <w:rsid w:val="00096107"/>
    <w:rsid w:val="00096127"/>
    <w:rsid w:val="000963FB"/>
    <w:rsid w:val="000967EB"/>
    <w:rsid w:val="0009686A"/>
    <w:rsid w:val="00096AE9"/>
    <w:rsid w:val="00096CEF"/>
    <w:rsid w:val="00096CF1"/>
    <w:rsid w:val="00096D01"/>
    <w:rsid w:val="00096DBE"/>
    <w:rsid w:val="00096E04"/>
    <w:rsid w:val="00096E3D"/>
    <w:rsid w:val="00097214"/>
    <w:rsid w:val="000972BE"/>
    <w:rsid w:val="00097564"/>
    <w:rsid w:val="00097912"/>
    <w:rsid w:val="00097CD1"/>
    <w:rsid w:val="00097CF4"/>
    <w:rsid w:val="00097D7D"/>
    <w:rsid w:val="00097DA8"/>
    <w:rsid w:val="000A05FD"/>
    <w:rsid w:val="000A06F4"/>
    <w:rsid w:val="000A0870"/>
    <w:rsid w:val="000A0E63"/>
    <w:rsid w:val="000A0F23"/>
    <w:rsid w:val="000A1085"/>
    <w:rsid w:val="000A10B7"/>
    <w:rsid w:val="000A10E7"/>
    <w:rsid w:val="000A112D"/>
    <w:rsid w:val="000A11D0"/>
    <w:rsid w:val="000A14D9"/>
    <w:rsid w:val="000A17B7"/>
    <w:rsid w:val="000A180F"/>
    <w:rsid w:val="000A19E4"/>
    <w:rsid w:val="000A1AB2"/>
    <w:rsid w:val="000A1AE7"/>
    <w:rsid w:val="000A1FF6"/>
    <w:rsid w:val="000A224B"/>
    <w:rsid w:val="000A28CF"/>
    <w:rsid w:val="000A2AB8"/>
    <w:rsid w:val="000A2AC4"/>
    <w:rsid w:val="000A2C00"/>
    <w:rsid w:val="000A2D85"/>
    <w:rsid w:val="000A2E08"/>
    <w:rsid w:val="000A31AF"/>
    <w:rsid w:val="000A31C1"/>
    <w:rsid w:val="000A31D1"/>
    <w:rsid w:val="000A349D"/>
    <w:rsid w:val="000A3639"/>
    <w:rsid w:val="000A376F"/>
    <w:rsid w:val="000A3C24"/>
    <w:rsid w:val="000A3C83"/>
    <w:rsid w:val="000A3D75"/>
    <w:rsid w:val="000A3F87"/>
    <w:rsid w:val="000A3FAE"/>
    <w:rsid w:val="000A4013"/>
    <w:rsid w:val="000A40B3"/>
    <w:rsid w:val="000A4215"/>
    <w:rsid w:val="000A4262"/>
    <w:rsid w:val="000A4669"/>
    <w:rsid w:val="000A479A"/>
    <w:rsid w:val="000A48DA"/>
    <w:rsid w:val="000A49D9"/>
    <w:rsid w:val="000A4C63"/>
    <w:rsid w:val="000A5115"/>
    <w:rsid w:val="000A51ED"/>
    <w:rsid w:val="000A54D8"/>
    <w:rsid w:val="000A5697"/>
    <w:rsid w:val="000A56CA"/>
    <w:rsid w:val="000A58E1"/>
    <w:rsid w:val="000A5A68"/>
    <w:rsid w:val="000A5E7B"/>
    <w:rsid w:val="000A5E8C"/>
    <w:rsid w:val="000A6247"/>
    <w:rsid w:val="000A62D9"/>
    <w:rsid w:val="000A637A"/>
    <w:rsid w:val="000A63F4"/>
    <w:rsid w:val="000A66FB"/>
    <w:rsid w:val="000A6B2B"/>
    <w:rsid w:val="000A6D2D"/>
    <w:rsid w:val="000A6E0E"/>
    <w:rsid w:val="000A6FB7"/>
    <w:rsid w:val="000A714F"/>
    <w:rsid w:val="000A72E4"/>
    <w:rsid w:val="000A768B"/>
    <w:rsid w:val="000A78DC"/>
    <w:rsid w:val="000A7B97"/>
    <w:rsid w:val="000A7EC9"/>
    <w:rsid w:val="000B0727"/>
    <w:rsid w:val="000B0856"/>
    <w:rsid w:val="000B0B73"/>
    <w:rsid w:val="000B0C10"/>
    <w:rsid w:val="000B0E1B"/>
    <w:rsid w:val="000B0EB5"/>
    <w:rsid w:val="000B10E1"/>
    <w:rsid w:val="000B1153"/>
    <w:rsid w:val="000B1171"/>
    <w:rsid w:val="000B1211"/>
    <w:rsid w:val="000B121E"/>
    <w:rsid w:val="000B1280"/>
    <w:rsid w:val="000B12DE"/>
    <w:rsid w:val="000B13CC"/>
    <w:rsid w:val="000B16BF"/>
    <w:rsid w:val="000B16C4"/>
    <w:rsid w:val="000B17C9"/>
    <w:rsid w:val="000B1836"/>
    <w:rsid w:val="000B1B0D"/>
    <w:rsid w:val="000B212A"/>
    <w:rsid w:val="000B23BE"/>
    <w:rsid w:val="000B24F5"/>
    <w:rsid w:val="000B253B"/>
    <w:rsid w:val="000B25ED"/>
    <w:rsid w:val="000B2656"/>
    <w:rsid w:val="000B289B"/>
    <w:rsid w:val="000B2934"/>
    <w:rsid w:val="000B2C5A"/>
    <w:rsid w:val="000B2CA1"/>
    <w:rsid w:val="000B2D75"/>
    <w:rsid w:val="000B2E22"/>
    <w:rsid w:val="000B305D"/>
    <w:rsid w:val="000B36DB"/>
    <w:rsid w:val="000B38D7"/>
    <w:rsid w:val="000B3BF1"/>
    <w:rsid w:val="000B3C4F"/>
    <w:rsid w:val="000B3D40"/>
    <w:rsid w:val="000B3E9D"/>
    <w:rsid w:val="000B3ECE"/>
    <w:rsid w:val="000B3F91"/>
    <w:rsid w:val="000B41BF"/>
    <w:rsid w:val="000B437A"/>
    <w:rsid w:val="000B4424"/>
    <w:rsid w:val="000B4427"/>
    <w:rsid w:val="000B444C"/>
    <w:rsid w:val="000B45A6"/>
    <w:rsid w:val="000B468C"/>
    <w:rsid w:val="000B471D"/>
    <w:rsid w:val="000B4831"/>
    <w:rsid w:val="000B4872"/>
    <w:rsid w:val="000B4A96"/>
    <w:rsid w:val="000B5180"/>
    <w:rsid w:val="000B5191"/>
    <w:rsid w:val="000B5230"/>
    <w:rsid w:val="000B52D6"/>
    <w:rsid w:val="000B5743"/>
    <w:rsid w:val="000B5A26"/>
    <w:rsid w:val="000B5A53"/>
    <w:rsid w:val="000B5A58"/>
    <w:rsid w:val="000B5B53"/>
    <w:rsid w:val="000B5C29"/>
    <w:rsid w:val="000B5C37"/>
    <w:rsid w:val="000B5E8F"/>
    <w:rsid w:val="000B6084"/>
    <w:rsid w:val="000B6A62"/>
    <w:rsid w:val="000B6C60"/>
    <w:rsid w:val="000B70C0"/>
    <w:rsid w:val="000B74FE"/>
    <w:rsid w:val="000B7A08"/>
    <w:rsid w:val="000B7C83"/>
    <w:rsid w:val="000B7DC6"/>
    <w:rsid w:val="000B7FAD"/>
    <w:rsid w:val="000C00CE"/>
    <w:rsid w:val="000C069B"/>
    <w:rsid w:val="000C0A09"/>
    <w:rsid w:val="000C0A84"/>
    <w:rsid w:val="000C0C45"/>
    <w:rsid w:val="000C0CA4"/>
    <w:rsid w:val="000C0CD9"/>
    <w:rsid w:val="000C0FCB"/>
    <w:rsid w:val="000C1175"/>
    <w:rsid w:val="000C1209"/>
    <w:rsid w:val="000C1217"/>
    <w:rsid w:val="000C1363"/>
    <w:rsid w:val="000C138F"/>
    <w:rsid w:val="000C1391"/>
    <w:rsid w:val="000C154A"/>
    <w:rsid w:val="000C15EE"/>
    <w:rsid w:val="000C171C"/>
    <w:rsid w:val="000C1A71"/>
    <w:rsid w:val="000C1EB7"/>
    <w:rsid w:val="000C1ECA"/>
    <w:rsid w:val="000C1F2F"/>
    <w:rsid w:val="000C222F"/>
    <w:rsid w:val="000C26BA"/>
    <w:rsid w:val="000C27D1"/>
    <w:rsid w:val="000C28A7"/>
    <w:rsid w:val="000C2A27"/>
    <w:rsid w:val="000C2A43"/>
    <w:rsid w:val="000C2A77"/>
    <w:rsid w:val="000C2D7E"/>
    <w:rsid w:val="000C2F71"/>
    <w:rsid w:val="000C33B8"/>
    <w:rsid w:val="000C33FA"/>
    <w:rsid w:val="000C345B"/>
    <w:rsid w:val="000C3489"/>
    <w:rsid w:val="000C35DB"/>
    <w:rsid w:val="000C369D"/>
    <w:rsid w:val="000C3B50"/>
    <w:rsid w:val="000C3BFB"/>
    <w:rsid w:val="000C3FD2"/>
    <w:rsid w:val="000C4664"/>
    <w:rsid w:val="000C473B"/>
    <w:rsid w:val="000C4815"/>
    <w:rsid w:val="000C4913"/>
    <w:rsid w:val="000C49F1"/>
    <w:rsid w:val="000C4CEE"/>
    <w:rsid w:val="000C4E46"/>
    <w:rsid w:val="000C4EEA"/>
    <w:rsid w:val="000C504D"/>
    <w:rsid w:val="000C5176"/>
    <w:rsid w:val="000C5429"/>
    <w:rsid w:val="000C559A"/>
    <w:rsid w:val="000C56A6"/>
    <w:rsid w:val="000C5747"/>
    <w:rsid w:val="000C5CE1"/>
    <w:rsid w:val="000C5EC3"/>
    <w:rsid w:val="000C5FDC"/>
    <w:rsid w:val="000C6033"/>
    <w:rsid w:val="000C6044"/>
    <w:rsid w:val="000C611B"/>
    <w:rsid w:val="000C62B5"/>
    <w:rsid w:val="000C62B8"/>
    <w:rsid w:val="000C6390"/>
    <w:rsid w:val="000C697F"/>
    <w:rsid w:val="000C69A6"/>
    <w:rsid w:val="000C69FA"/>
    <w:rsid w:val="000C6A0B"/>
    <w:rsid w:val="000C6A80"/>
    <w:rsid w:val="000C6A90"/>
    <w:rsid w:val="000C6B25"/>
    <w:rsid w:val="000C708A"/>
    <w:rsid w:val="000C726B"/>
    <w:rsid w:val="000C72B4"/>
    <w:rsid w:val="000C7336"/>
    <w:rsid w:val="000C73CC"/>
    <w:rsid w:val="000C7508"/>
    <w:rsid w:val="000C7747"/>
    <w:rsid w:val="000C77A2"/>
    <w:rsid w:val="000C7913"/>
    <w:rsid w:val="000C7A96"/>
    <w:rsid w:val="000C7B87"/>
    <w:rsid w:val="000C7ECD"/>
    <w:rsid w:val="000C7F41"/>
    <w:rsid w:val="000C7FA8"/>
    <w:rsid w:val="000D0073"/>
    <w:rsid w:val="000D01A3"/>
    <w:rsid w:val="000D0323"/>
    <w:rsid w:val="000D05ED"/>
    <w:rsid w:val="000D0660"/>
    <w:rsid w:val="000D08F6"/>
    <w:rsid w:val="000D0A29"/>
    <w:rsid w:val="000D0B44"/>
    <w:rsid w:val="000D0BBF"/>
    <w:rsid w:val="000D0D16"/>
    <w:rsid w:val="000D0EAA"/>
    <w:rsid w:val="000D0EC9"/>
    <w:rsid w:val="000D1036"/>
    <w:rsid w:val="000D112B"/>
    <w:rsid w:val="000D1171"/>
    <w:rsid w:val="000D1364"/>
    <w:rsid w:val="000D14AA"/>
    <w:rsid w:val="000D171A"/>
    <w:rsid w:val="000D1CBD"/>
    <w:rsid w:val="000D1D4A"/>
    <w:rsid w:val="000D1E48"/>
    <w:rsid w:val="000D1EDA"/>
    <w:rsid w:val="000D1F1D"/>
    <w:rsid w:val="000D204C"/>
    <w:rsid w:val="000D211C"/>
    <w:rsid w:val="000D2683"/>
    <w:rsid w:val="000D2BFC"/>
    <w:rsid w:val="000D2D70"/>
    <w:rsid w:val="000D2E43"/>
    <w:rsid w:val="000D2EE0"/>
    <w:rsid w:val="000D31DD"/>
    <w:rsid w:val="000D31E1"/>
    <w:rsid w:val="000D322E"/>
    <w:rsid w:val="000D34A1"/>
    <w:rsid w:val="000D35F8"/>
    <w:rsid w:val="000D3715"/>
    <w:rsid w:val="000D3D44"/>
    <w:rsid w:val="000D3D50"/>
    <w:rsid w:val="000D3DB2"/>
    <w:rsid w:val="000D3E05"/>
    <w:rsid w:val="000D3FEB"/>
    <w:rsid w:val="000D405F"/>
    <w:rsid w:val="000D4400"/>
    <w:rsid w:val="000D452C"/>
    <w:rsid w:val="000D4B54"/>
    <w:rsid w:val="000D4EC9"/>
    <w:rsid w:val="000D5342"/>
    <w:rsid w:val="000D5ADE"/>
    <w:rsid w:val="000D5B17"/>
    <w:rsid w:val="000D5CBE"/>
    <w:rsid w:val="000D5DCF"/>
    <w:rsid w:val="000D5E48"/>
    <w:rsid w:val="000D5EC7"/>
    <w:rsid w:val="000D5FC7"/>
    <w:rsid w:val="000D5FD8"/>
    <w:rsid w:val="000D6896"/>
    <w:rsid w:val="000D6B23"/>
    <w:rsid w:val="000D6C37"/>
    <w:rsid w:val="000D6DC5"/>
    <w:rsid w:val="000D6E49"/>
    <w:rsid w:val="000D6E9C"/>
    <w:rsid w:val="000D6F6A"/>
    <w:rsid w:val="000D755A"/>
    <w:rsid w:val="000D7788"/>
    <w:rsid w:val="000D79B1"/>
    <w:rsid w:val="000D7A25"/>
    <w:rsid w:val="000D7C86"/>
    <w:rsid w:val="000D7D4D"/>
    <w:rsid w:val="000E0011"/>
    <w:rsid w:val="000E0500"/>
    <w:rsid w:val="000E087C"/>
    <w:rsid w:val="000E0CFC"/>
    <w:rsid w:val="000E1103"/>
    <w:rsid w:val="000E1221"/>
    <w:rsid w:val="000E132A"/>
    <w:rsid w:val="000E150C"/>
    <w:rsid w:val="000E167D"/>
    <w:rsid w:val="000E1B7F"/>
    <w:rsid w:val="000E1B86"/>
    <w:rsid w:val="000E1BA6"/>
    <w:rsid w:val="000E1C53"/>
    <w:rsid w:val="000E1C90"/>
    <w:rsid w:val="000E1D7D"/>
    <w:rsid w:val="000E1E00"/>
    <w:rsid w:val="000E1F20"/>
    <w:rsid w:val="000E21F4"/>
    <w:rsid w:val="000E222E"/>
    <w:rsid w:val="000E2496"/>
    <w:rsid w:val="000E2560"/>
    <w:rsid w:val="000E25FE"/>
    <w:rsid w:val="000E26D1"/>
    <w:rsid w:val="000E27DA"/>
    <w:rsid w:val="000E296F"/>
    <w:rsid w:val="000E2A3C"/>
    <w:rsid w:val="000E2B66"/>
    <w:rsid w:val="000E2BAA"/>
    <w:rsid w:val="000E2BE2"/>
    <w:rsid w:val="000E2C71"/>
    <w:rsid w:val="000E2C8D"/>
    <w:rsid w:val="000E2F3C"/>
    <w:rsid w:val="000E322A"/>
    <w:rsid w:val="000E332C"/>
    <w:rsid w:val="000E33AB"/>
    <w:rsid w:val="000E34C6"/>
    <w:rsid w:val="000E36DA"/>
    <w:rsid w:val="000E3858"/>
    <w:rsid w:val="000E3896"/>
    <w:rsid w:val="000E38A1"/>
    <w:rsid w:val="000E3AAB"/>
    <w:rsid w:val="000E3ECD"/>
    <w:rsid w:val="000E3ECE"/>
    <w:rsid w:val="000E3F62"/>
    <w:rsid w:val="000E3F7A"/>
    <w:rsid w:val="000E4126"/>
    <w:rsid w:val="000E4149"/>
    <w:rsid w:val="000E4164"/>
    <w:rsid w:val="000E49DE"/>
    <w:rsid w:val="000E4A3B"/>
    <w:rsid w:val="000E4A82"/>
    <w:rsid w:val="000E4C30"/>
    <w:rsid w:val="000E5121"/>
    <w:rsid w:val="000E5238"/>
    <w:rsid w:val="000E5379"/>
    <w:rsid w:val="000E5481"/>
    <w:rsid w:val="000E551B"/>
    <w:rsid w:val="000E562B"/>
    <w:rsid w:val="000E566A"/>
    <w:rsid w:val="000E576F"/>
    <w:rsid w:val="000E5B44"/>
    <w:rsid w:val="000E5C81"/>
    <w:rsid w:val="000E601D"/>
    <w:rsid w:val="000E60A3"/>
    <w:rsid w:val="000E6105"/>
    <w:rsid w:val="000E616B"/>
    <w:rsid w:val="000E61AF"/>
    <w:rsid w:val="000E6A1D"/>
    <w:rsid w:val="000E6C4E"/>
    <w:rsid w:val="000E6E14"/>
    <w:rsid w:val="000E6E35"/>
    <w:rsid w:val="000E7670"/>
    <w:rsid w:val="000E7730"/>
    <w:rsid w:val="000E7870"/>
    <w:rsid w:val="000E7A13"/>
    <w:rsid w:val="000E7D37"/>
    <w:rsid w:val="000E7F9D"/>
    <w:rsid w:val="000F031B"/>
    <w:rsid w:val="000F039A"/>
    <w:rsid w:val="000F07DA"/>
    <w:rsid w:val="000F089A"/>
    <w:rsid w:val="000F0A72"/>
    <w:rsid w:val="000F0C41"/>
    <w:rsid w:val="000F0D10"/>
    <w:rsid w:val="000F0D69"/>
    <w:rsid w:val="000F127C"/>
    <w:rsid w:val="000F1305"/>
    <w:rsid w:val="000F13EF"/>
    <w:rsid w:val="000F14A2"/>
    <w:rsid w:val="000F14F1"/>
    <w:rsid w:val="000F1551"/>
    <w:rsid w:val="000F16FF"/>
    <w:rsid w:val="000F19AB"/>
    <w:rsid w:val="000F1B0F"/>
    <w:rsid w:val="000F1B1C"/>
    <w:rsid w:val="000F1B84"/>
    <w:rsid w:val="000F1C46"/>
    <w:rsid w:val="000F1CB5"/>
    <w:rsid w:val="000F1E5B"/>
    <w:rsid w:val="000F20F6"/>
    <w:rsid w:val="000F218B"/>
    <w:rsid w:val="000F2357"/>
    <w:rsid w:val="000F2469"/>
    <w:rsid w:val="000F25AE"/>
    <w:rsid w:val="000F260F"/>
    <w:rsid w:val="000F28FB"/>
    <w:rsid w:val="000F2A0E"/>
    <w:rsid w:val="000F2AB6"/>
    <w:rsid w:val="000F2ADF"/>
    <w:rsid w:val="000F2D1D"/>
    <w:rsid w:val="000F2E94"/>
    <w:rsid w:val="000F2FAF"/>
    <w:rsid w:val="000F30ED"/>
    <w:rsid w:val="000F32FB"/>
    <w:rsid w:val="000F33EB"/>
    <w:rsid w:val="000F3579"/>
    <w:rsid w:val="000F3615"/>
    <w:rsid w:val="000F3760"/>
    <w:rsid w:val="000F37A7"/>
    <w:rsid w:val="000F395E"/>
    <w:rsid w:val="000F39A8"/>
    <w:rsid w:val="000F3A3E"/>
    <w:rsid w:val="000F3A56"/>
    <w:rsid w:val="000F3C44"/>
    <w:rsid w:val="000F3E05"/>
    <w:rsid w:val="000F3E5A"/>
    <w:rsid w:val="000F3EBC"/>
    <w:rsid w:val="000F415A"/>
    <w:rsid w:val="000F4256"/>
    <w:rsid w:val="000F43B1"/>
    <w:rsid w:val="000F4469"/>
    <w:rsid w:val="000F466A"/>
    <w:rsid w:val="000F480C"/>
    <w:rsid w:val="000F482D"/>
    <w:rsid w:val="000F4981"/>
    <w:rsid w:val="000F4A00"/>
    <w:rsid w:val="000F4B07"/>
    <w:rsid w:val="000F4D5F"/>
    <w:rsid w:val="000F4DC4"/>
    <w:rsid w:val="000F5037"/>
    <w:rsid w:val="000F53EA"/>
    <w:rsid w:val="000F5555"/>
    <w:rsid w:val="000F58B2"/>
    <w:rsid w:val="000F59F6"/>
    <w:rsid w:val="000F59FD"/>
    <w:rsid w:val="000F5A6C"/>
    <w:rsid w:val="000F5A82"/>
    <w:rsid w:val="000F5AD9"/>
    <w:rsid w:val="000F5BAF"/>
    <w:rsid w:val="000F5DD4"/>
    <w:rsid w:val="000F5FB4"/>
    <w:rsid w:val="000F62C2"/>
    <w:rsid w:val="000F62CA"/>
    <w:rsid w:val="000F64DB"/>
    <w:rsid w:val="000F6557"/>
    <w:rsid w:val="000F65A5"/>
    <w:rsid w:val="000F68F6"/>
    <w:rsid w:val="000F690D"/>
    <w:rsid w:val="000F6D79"/>
    <w:rsid w:val="000F6FB2"/>
    <w:rsid w:val="000F7188"/>
    <w:rsid w:val="000F7531"/>
    <w:rsid w:val="000F75BD"/>
    <w:rsid w:val="000F78DB"/>
    <w:rsid w:val="000F79ED"/>
    <w:rsid w:val="000F7BFD"/>
    <w:rsid w:val="000F7CDC"/>
    <w:rsid w:val="001000CF"/>
    <w:rsid w:val="001002C2"/>
    <w:rsid w:val="00100389"/>
    <w:rsid w:val="0010039C"/>
    <w:rsid w:val="001007F4"/>
    <w:rsid w:val="00100C36"/>
    <w:rsid w:val="00100D83"/>
    <w:rsid w:val="00100E9E"/>
    <w:rsid w:val="00100EEB"/>
    <w:rsid w:val="001016E0"/>
    <w:rsid w:val="001018D5"/>
    <w:rsid w:val="00101A8F"/>
    <w:rsid w:val="00101DC5"/>
    <w:rsid w:val="0010203E"/>
    <w:rsid w:val="00102086"/>
    <w:rsid w:val="0010228D"/>
    <w:rsid w:val="001023FA"/>
    <w:rsid w:val="001028F8"/>
    <w:rsid w:val="00102AB8"/>
    <w:rsid w:val="0010302C"/>
    <w:rsid w:val="0010311C"/>
    <w:rsid w:val="00103579"/>
    <w:rsid w:val="00103948"/>
    <w:rsid w:val="00103B87"/>
    <w:rsid w:val="00103D12"/>
    <w:rsid w:val="00103DA4"/>
    <w:rsid w:val="00103F85"/>
    <w:rsid w:val="00104444"/>
    <w:rsid w:val="001044CE"/>
    <w:rsid w:val="00104506"/>
    <w:rsid w:val="00104813"/>
    <w:rsid w:val="001049BA"/>
    <w:rsid w:val="00104A4D"/>
    <w:rsid w:val="00104B7A"/>
    <w:rsid w:val="00104FE1"/>
    <w:rsid w:val="00105288"/>
    <w:rsid w:val="0010531F"/>
    <w:rsid w:val="00105427"/>
    <w:rsid w:val="00105548"/>
    <w:rsid w:val="001057CE"/>
    <w:rsid w:val="0010588C"/>
    <w:rsid w:val="001058F0"/>
    <w:rsid w:val="00105A2F"/>
    <w:rsid w:val="00105B9F"/>
    <w:rsid w:val="00105F42"/>
    <w:rsid w:val="00105F79"/>
    <w:rsid w:val="001060E6"/>
    <w:rsid w:val="0010637E"/>
    <w:rsid w:val="00106675"/>
    <w:rsid w:val="00106676"/>
    <w:rsid w:val="00106865"/>
    <w:rsid w:val="00106A44"/>
    <w:rsid w:val="00106AF7"/>
    <w:rsid w:val="00106DCA"/>
    <w:rsid w:val="00106DD7"/>
    <w:rsid w:val="00106F39"/>
    <w:rsid w:val="00107046"/>
    <w:rsid w:val="001070D7"/>
    <w:rsid w:val="001070EA"/>
    <w:rsid w:val="00107202"/>
    <w:rsid w:val="0010720A"/>
    <w:rsid w:val="001074B2"/>
    <w:rsid w:val="00107681"/>
    <w:rsid w:val="001077D0"/>
    <w:rsid w:val="001079F6"/>
    <w:rsid w:val="00107E67"/>
    <w:rsid w:val="00107EE1"/>
    <w:rsid w:val="00107F2E"/>
    <w:rsid w:val="00107F9F"/>
    <w:rsid w:val="001106B4"/>
    <w:rsid w:val="00110727"/>
    <w:rsid w:val="00110742"/>
    <w:rsid w:val="00110839"/>
    <w:rsid w:val="00110856"/>
    <w:rsid w:val="00110921"/>
    <w:rsid w:val="00110B3C"/>
    <w:rsid w:val="00110E3B"/>
    <w:rsid w:val="00110E9D"/>
    <w:rsid w:val="00110F4D"/>
    <w:rsid w:val="001111BA"/>
    <w:rsid w:val="0011138D"/>
    <w:rsid w:val="001118AE"/>
    <w:rsid w:val="0011198C"/>
    <w:rsid w:val="00111B48"/>
    <w:rsid w:val="00111BEE"/>
    <w:rsid w:val="00111C0C"/>
    <w:rsid w:val="00111C1E"/>
    <w:rsid w:val="00111DD4"/>
    <w:rsid w:val="00112296"/>
    <w:rsid w:val="001122AC"/>
    <w:rsid w:val="00112415"/>
    <w:rsid w:val="00112485"/>
    <w:rsid w:val="001128E5"/>
    <w:rsid w:val="00112BF5"/>
    <w:rsid w:val="00112CF2"/>
    <w:rsid w:val="00112D8D"/>
    <w:rsid w:val="00112E3F"/>
    <w:rsid w:val="00113281"/>
    <w:rsid w:val="001132CB"/>
    <w:rsid w:val="001134CC"/>
    <w:rsid w:val="00113531"/>
    <w:rsid w:val="00113B1F"/>
    <w:rsid w:val="00113B8A"/>
    <w:rsid w:val="00113C20"/>
    <w:rsid w:val="00113DC7"/>
    <w:rsid w:val="00113F48"/>
    <w:rsid w:val="00114152"/>
    <w:rsid w:val="001141AC"/>
    <w:rsid w:val="001143D5"/>
    <w:rsid w:val="00114525"/>
    <w:rsid w:val="00114A65"/>
    <w:rsid w:val="00114BE4"/>
    <w:rsid w:val="00114C31"/>
    <w:rsid w:val="00114C64"/>
    <w:rsid w:val="00114CAF"/>
    <w:rsid w:val="00114CE9"/>
    <w:rsid w:val="00114D03"/>
    <w:rsid w:val="00114F37"/>
    <w:rsid w:val="00114F74"/>
    <w:rsid w:val="00114F9D"/>
    <w:rsid w:val="001154AD"/>
    <w:rsid w:val="00115804"/>
    <w:rsid w:val="00115B57"/>
    <w:rsid w:val="00115FA0"/>
    <w:rsid w:val="001161D6"/>
    <w:rsid w:val="001163A3"/>
    <w:rsid w:val="001165BC"/>
    <w:rsid w:val="001168DE"/>
    <w:rsid w:val="00116B7B"/>
    <w:rsid w:val="00116FB1"/>
    <w:rsid w:val="00117485"/>
    <w:rsid w:val="00117583"/>
    <w:rsid w:val="0011771E"/>
    <w:rsid w:val="0011777A"/>
    <w:rsid w:val="001179D4"/>
    <w:rsid w:val="00117A62"/>
    <w:rsid w:val="00117EE3"/>
    <w:rsid w:val="00117F83"/>
    <w:rsid w:val="00120158"/>
    <w:rsid w:val="00120240"/>
    <w:rsid w:val="00120306"/>
    <w:rsid w:val="00120925"/>
    <w:rsid w:val="00120945"/>
    <w:rsid w:val="00120A56"/>
    <w:rsid w:val="00120E7F"/>
    <w:rsid w:val="0012119A"/>
    <w:rsid w:val="0012133D"/>
    <w:rsid w:val="001215A1"/>
    <w:rsid w:val="0012170C"/>
    <w:rsid w:val="001217ED"/>
    <w:rsid w:val="00121BDD"/>
    <w:rsid w:val="00121C55"/>
    <w:rsid w:val="00121DEF"/>
    <w:rsid w:val="00121EC7"/>
    <w:rsid w:val="00122170"/>
    <w:rsid w:val="001222B6"/>
    <w:rsid w:val="00122540"/>
    <w:rsid w:val="0012259C"/>
    <w:rsid w:val="00122B82"/>
    <w:rsid w:val="00122BAB"/>
    <w:rsid w:val="00122E8E"/>
    <w:rsid w:val="001230E4"/>
    <w:rsid w:val="00123238"/>
    <w:rsid w:val="001232F7"/>
    <w:rsid w:val="00123408"/>
    <w:rsid w:val="00123552"/>
    <w:rsid w:val="0012386A"/>
    <w:rsid w:val="00123913"/>
    <w:rsid w:val="0012398F"/>
    <w:rsid w:val="001239EF"/>
    <w:rsid w:val="00123C13"/>
    <w:rsid w:val="00123C7B"/>
    <w:rsid w:val="00123D14"/>
    <w:rsid w:val="00123E8B"/>
    <w:rsid w:val="001240A9"/>
    <w:rsid w:val="0012437C"/>
    <w:rsid w:val="0012449E"/>
    <w:rsid w:val="001244CC"/>
    <w:rsid w:val="00124627"/>
    <w:rsid w:val="00124665"/>
    <w:rsid w:val="00124682"/>
    <w:rsid w:val="00124ADC"/>
    <w:rsid w:val="00124B8E"/>
    <w:rsid w:val="00124E5C"/>
    <w:rsid w:val="001250A7"/>
    <w:rsid w:val="001251F0"/>
    <w:rsid w:val="00125275"/>
    <w:rsid w:val="00125359"/>
    <w:rsid w:val="00125373"/>
    <w:rsid w:val="00125A22"/>
    <w:rsid w:val="00125B86"/>
    <w:rsid w:val="00125CCE"/>
    <w:rsid w:val="00125E76"/>
    <w:rsid w:val="00126464"/>
    <w:rsid w:val="00126550"/>
    <w:rsid w:val="00126EB6"/>
    <w:rsid w:val="00127253"/>
    <w:rsid w:val="001274F6"/>
    <w:rsid w:val="00127869"/>
    <w:rsid w:val="00127C28"/>
    <w:rsid w:val="00127C3A"/>
    <w:rsid w:val="00127CC1"/>
    <w:rsid w:val="00127FB1"/>
    <w:rsid w:val="00127FF1"/>
    <w:rsid w:val="0013006B"/>
    <w:rsid w:val="00130266"/>
    <w:rsid w:val="001305FF"/>
    <w:rsid w:val="00130854"/>
    <w:rsid w:val="001309A8"/>
    <w:rsid w:val="00130C04"/>
    <w:rsid w:val="00130F55"/>
    <w:rsid w:val="001311B9"/>
    <w:rsid w:val="00131746"/>
    <w:rsid w:val="00131EB5"/>
    <w:rsid w:val="00131F14"/>
    <w:rsid w:val="001323EE"/>
    <w:rsid w:val="001325D7"/>
    <w:rsid w:val="0013267B"/>
    <w:rsid w:val="0013273B"/>
    <w:rsid w:val="00132AB1"/>
    <w:rsid w:val="00132B10"/>
    <w:rsid w:val="00132B81"/>
    <w:rsid w:val="00132BD2"/>
    <w:rsid w:val="00132D02"/>
    <w:rsid w:val="001332A6"/>
    <w:rsid w:val="00133362"/>
    <w:rsid w:val="0013366B"/>
    <w:rsid w:val="00133ABB"/>
    <w:rsid w:val="00133CE8"/>
    <w:rsid w:val="00133DF7"/>
    <w:rsid w:val="00134034"/>
    <w:rsid w:val="00134296"/>
    <w:rsid w:val="00134324"/>
    <w:rsid w:val="00134361"/>
    <w:rsid w:val="0013449C"/>
    <w:rsid w:val="001348FE"/>
    <w:rsid w:val="001349BA"/>
    <w:rsid w:val="00134E2A"/>
    <w:rsid w:val="00134EB1"/>
    <w:rsid w:val="00135366"/>
    <w:rsid w:val="00135878"/>
    <w:rsid w:val="00135985"/>
    <w:rsid w:val="001359D1"/>
    <w:rsid w:val="00135D64"/>
    <w:rsid w:val="00135E77"/>
    <w:rsid w:val="0013616D"/>
    <w:rsid w:val="0013619D"/>
    <w:rsid w:val="001362BF"/>
    <w:rsid w:val="001363D9"/>
    <w:rsid w:val="001363F8"/>
    <w:rsid w:val="00136570"/>
    <w:rsid w:val="0013686D"/>
    <w:rsid w:val="0013696A"/>
    <w:rsid w:val="00136A69"/>
    <w:rsid w:val="00136AC7"/>
    <w:rsid w:val="0013705D"/>
    <w:rsid w:val="00137094"/>
    <w:rsid w:val="00137447"/>
    <w:rsid w:val="0013747A"/>
    <w:rsid w:val="00137624"/>
    <w:rsid w:val="00137997"/>
    <w:rsid w:val="0013799F"/>
    <w:rsid w:val="001379A5"/>
    <w:rsid w:val="00137A6B"/>
    <w:rsid w:val="00137E1C"/>
    <w:rsid w:val="0014001B"/>
    <w:rsid w:val="00140027"/>
    <w:rsid w:val="00140552"/>
    <w:rsid w:val="001405FD"/>
    <w:rsid w:val="00140778"/>
    <w:rsid w:val="0014088B"/>
    <w:rsid w:val="001410CC"/>
    <w:rsid w:val="00141236"/>
    <w:rsid w:val="001412AF"/>
    <w:rsid w:val="0014147B"/>
    <w:rsid w:val="00141964"/>
    <w:rsid w:val="00141A4C"/>
    <w:rsid w:val="00141E1A"/>
    <w:rsid w:val="001426E4"/>
    <w:rsid w:val="00142911"/>
    <w:rsid w:val="00142C54"/>
    <w:rsid w:val="00142E20"/>
    <w:rsid w:val="00142E7B"/>
    <w:rsid w:val="00142EF1"/>
    <w:rsid w:val="0014330A"/>
    <w:rsid w:val="0014337D"/>
    <w:rsid w:val="0014340B"/>
    <w:rsid w:val="00143616"/>
    <w:rsid w:val="00143791"/>
    <w:rsid w:val="0014381B"/>
    <w:rsid w:val="00143856"/>
    <w:rsid w:val="00143D3D"/>
    <w:rsid w:val="00143FB9"/>
    <w:rsid w:val="00144531"/>
    <w:rsid w:val="0014472E"/>
    <w:rsid w:val="00144B61"/>
    <w:rsid w:val="00144C6D"/>
    <w:rsid w:val="00145399"/>
    <w:rsid w:val="001453CA"/>
    <w:rsid w:val="0014553F"/>
    <w:rsid w:val="001455FC"/>
    <w:rsid w:val="001456A4"/>
    <w:rsid w:val="00145753"/>
    <w:rsid w:val="00145B41"/>
    <w:rsid w:val="00145CEE"/>
    <w:rsid w:val="00145EFC"/>
    <w:rsid w:val="00146138"/>
    <w:rsid w:val="00146689"/>
    <w:rsid w:val="00146724"/>
    <w:rsid w:val="00146764"/>
    <w:rsid w:val="001467A9"/>
    <w:rsid w:val="0014686B"/>
    <w:rsid w:val="001468A4"/>
    <w:rsid w:val="001468BA"/>
    <w:rsid w:val="00146941"/>
    <w:rsid w:val="00146AFD"/>
    <w:rsid w:val="00146D9D"/>
    <w:rsid w:val="00146EBE"/>
    <w:rsid w:val="0014719F"/>
    <w:rsid w:val="001476B0"/>
    <w:rsid w:val="00147A33"/>
    <w:rsid w:val="00147F1F"/>
    <w:rsid w:val="0015035D"/>
    <w:rsid w:val="00150697"/>
    <w:rsid w:val="0015079B"/>
    <w:rsid w:val="001509D7"/>
    <w:rsid w:val="00150D02"/>
    <w:rsid w:val="00150DCB"/>
    <w:rsid w:val="00150FC7"/>
    <w:rsid w:val="001511F3"/>
    <w:rsid w:val="00151621"/>
    <w:rsid w:val="00151912"/>
    <w:rsid w:val="00151A82"/>
    <w:rsid w:val="00151B5E"/>
    <w:rsid w:val="00151CCA"/>
    <w:rsid w:val="00151E0D"/>
    <w:rsid w:val="00151E3A"/>
    <w:rsid w:val="001521E0"/>
    <w:rsid w:val="0015266E"/>
    <w:rsid w:val="001527D5"/>
    <w:rsid w:val="001528A7"/>
    <w:rsid w:val="001529E9"/>
    <w:rsid w:val="00152A0E"/>
    <w:rsid w:val="00152B8A"/>
    <w:rsid w:val="00152E15"/>
    <w:rsid w:val="00152EAE"/>
    <w:rsid w:val="0015308B"/>
    <w:rsid w:val="00153900"/>
    <w:rsid w:val="00153A4A"/>
    <w:rsid w:val="00153B0F"/>
    <w:rsid w:val="00153DFE"/>
    <w:rsid w:val="00153F09"/>
    <w:rsid w:val="00154074"/>
    <w:rsid w:val="001540CF"/>
    <w:rsid w:val="00154226"/>
    <w:rsid w:val="00154300"/>
    <w:rsid w:val="0015487D"/>
    <w:rsid w:val="00154880"/>
    <w:rsid w:val="00154BB2"/>
    <w:rsid w:val="00154D54"/>
    <w:rsid w:val="00154E24"/>
    <w:rsid w:val="00154EA9"/>
    <w:rsid w:val="00154F2E"/>
    <w:rsid w:val="00154FFB"/>
    <w:rsid w:val="001550EF"/>
    <w:rsid w:val="001550FE"/>
    <w:rsid w:val="0015515F"/>
    <w:rsid w:val="0015551E"/>
    <w:rsid w:val="0015556C"/>
    <w:rsid w:val="00155658"/>
    <w:rsid w:val="001557DA"/>
    <w:rsid w:val="0015586C"/>
    <w:rsid w:val="00155876"/>
    <w:rsid w:val="00155C18"/>
    <w:rsid w:val="00155D8F"/>
    <w:rsid w:val="00155DB4"/>
    <w:rsid w:val="00155F4E"/>
    <w:rsid w:val="00156007"/>
    <w:rsid w:val="00156155"/>
    <w:rsid w:val="00156412"/>
    <w:rsid w:val="00156583"/>
    <w:rsid w:val="001566AD"/>
    <w:rsid w:val="001567BF"/>
    <w:rsid w:val="0015767D"/>
    <w:rsid w:val="00157694"/>
    <w:rsid w:val="00157AAD"/>
    <w:rsid w:val="00157EE4"/>
    <w:rsid w:val="00160118"/>
    <w:rsid w:val="00160191"/>
    <w:rsid w:val="00160226"/>
    <w:rsid w:val="0016025F"/>
    <w:rsid w:val="001602B1"/>
    <w:rsid w:val="001602C5"/>
    <w:rsid w:val="001608BF"/>
    <w:rsid w:val="001609EC"/>
    <w:rsid w:val="00160AEA"/>
    <w:rsid w:val="00160DE5"/>
    <w:rsid w:val="001610D2"/>
    <w:rsid w:val="00161270"/>
    <w:rsid w:val="001612E1"/>
    <w:rsid w:val="00161359"/>
    <w:rsid w:val="001615E4"/>
    <w:rsid w:val="0016169E"/>
    <w:rsid w:val="0016187F"/>
    <w:rsid w:val="001618B7"/>
    <w:rsid w:val="00161E8A"/>
    <w:rsid w:val="00162930"/>
    <w:rsid w:val="001629D3"/>
    <w:rsid w:val="001629E4"/>
    <w:rsid w:val="001629F8"/>
    <w:rsid w:val="00162AC7"/>
    <w:rsid w:val="00162BE6"/>
    <w:rsid w:val="00162D01"/>
    <w:rsid w:val="0016304A"/>
    <w:rsid w:val="001630C0"/>
    <w:rsid w:val="0016331C"/>
    <w:rsid w:val="001633AA"/>
    <w:rsid w:val="001633ED"/>
    <w:rsid w:val="001634C4"/>
    <w:rsid w:val="00163576"/>
    <w:rsid w:val="0016357A"/>
    <w:rsid w:val="0016359F"/>
    <w:rsid w:val="001638BE"/>
    <w:rsid w:val="0016391A"/>
    <w:rsid w:val="00163BB5"/>
    <w:rsid w:val="0016416C"/>
    <w:rsid w:val="00164188"/>
    <w:rsid w:val="0016432A"/>
    <w:rsid w:val="00164394"/>
    <w:rsid w:val="0016471F"/>
    <w:rsid w:val="00164A5E"/>
    <w:rsid w:val="00164AF9"/>
    <w:rsid w:val="00164C90"/>
    <w:rsid w:val="00164F14"/>
    <w:rsid w:val="00165147"/>
    <w:rsid w:val="0016519C"/>
    <w:rsid w:val="001652A7"/>
    <w:rsid w:val="00165393"/>
    <w:rsid w:val="00165E01"/>
    <w:rsid w:val="0016613A"/>
    <w:rsid w:val="0016616A"/>
    <w:rsid w:val="0016623E"/>
    <w:rsid w:val="00166333"/>
    <w:rsid w:val="001663D7"/>
    <w:rsid w:val="00166450"/>
    <w:rsid w:val="00166657"/>
    <w:rsid w:val="00166693"/>
    <w:rsid w:val="00166758"/>
    <w:rsid w:val="0016680C"/>
    <w:rsid w:val="001669F1"/>
    <w:rsid w:val="00166B15"/>
    <w:rsid w:val="00166C3A"/>
    <w:rsid w:val="00166FF9"/>
    <w:rsid w:val="001671C0"/>
    <w:rsid w:val="00167345"/>
    <w:rsid w:val="00167695"/>
    <w:rsid w:val="001676F1"/>
    <w:rsid w:val="001677A7"/>
    <w:rsid w:val="0016783B"/>
    <w:rsid w:val="001678B1"/>
    <w:rsid w:val="00167A3A"/>
    <w:rsid w:val="00167D35"/>
    <w:rsid w:val="0017024E"/>
    <w:rsid w:val="001703DA"/>
    <w:rsid w:val="00170728"/>
    <w:rsid w:val="00170950"/>
    <w:rsid w:val="00170A52"/>
    <w:rsid w:val="00170FBF"/>
    <w:rsid w:val="00170FD9"/>
    <w:rsid w:val="001710ED"/>
    <w:rsid w:val="00171141"/>
    <w:rsid w:val="00171156"/>
    <w:rsid w:val="001711A4"/>
    <w:rsid w:val="00171247"/>
    <w:rsid w:val="001717D9"/>
    <w:rsid w:val="00171880"/>
    <w:rsid w:val="00171A61"/>
    <w:rsid w:val="00171B7F"/>
    <w:rsid w:val="00172A64"/>
    <w:rsid w:val="00172ABC"/>
    <w:rsid w:val="00172E7A"/>
    <w:rsid w:val="00172EF5"/>
    <w:rsid w:val="00172FC7"/>
    <w:rsid w:val="001730E8"/>
    <w:rsid w:val="0017310D"/>
    <w:rsid w:val="00173234"/>
    <w:rsid w:val="001733CD"/>
    <w:rsid w:val="0017374C"/>
    <w:rsid w:val="001738DA"/>
    <w:rsid w:val="001739BD"/>
    <w:rsid w:val="001739CA"/>
    <w:rsid w:val="00173BB7"/>
    <w:rsid w:val="00173C1E"/>
    <w:rsid w:val="00173CF5"/>
    <w:rsid w:val="00173FB1"/>
    <w:rsid w:val="0017425C"/>
    <w:rsid w:val="0017438F"/>
    <w:rsid w:val="00174882"/>
    <w:rsid w:val="00174B3E"/>
    <w:rsid w:val="00174B5B"/>
    <w:rsid w:val="00174D85"/>
    <w:rsid w:val="00174E16"/>
    <w:rsid w:val="00175130"/>
    <w:rsid w:val="001752E1"/>
    <w:rsid w:val="001756B0"/>
    <w:rsid w:val="001757EF"/>
    <w:rsid w:val="00175962"/>
    <w:rsid w:val="001759F0"/>
    <w:rsid w:val="00175E25"/>
    <w:rsid w:val="00175F21"/>
    <w:rsid w:val="00175F27"/>
    <w:rsid w:val="00175FB2"/>
    <w:rsid w:val="00175FF2"/>
    <w:rsid w:val="001762D7"/>
    <w:rsid w:val="0017660D"/>
    <w:rsid w:val="00176B1D"/>
    <w:rsid w:val="00176BB9"/>
    <w:rsid w:val="00176BD2"/>
    <w:rsid w:val="00176C01"/>
    <w:rsid w:val="00176F24"/>
    <w:rsid w:val="0017706F"/>
    <w:rsid w:val="001770D9"/>
    <w:rsid w:val="0017715B"/>
    <w:rsid w:val="001773A7"/>
    <w:rsid w:val="00177613"/>
    <w:rsid w:val="001776D7"/>
    <w:rsid w:val="0017777C"/>
    <w:rsid w:val="00177A53"/>
    <w:rsid w:val="00177C7D"/>
    <w:rsid w:val="00177ECB"/>
    <w:rsid w:val="00180201"/>
    <w:rsid w:val="0018079D"/>
    <w:rsid w:val="00180AE1"/>
    <w:rsid w:val="00180D9E"/>
    <w:rsid w:val="00180E2E"/>
    <w:rsid w:val="00180FDE"/>
    <w:rsid w:val="0018104B"/>
    <w:rsid w:val="001811BF"/>
    <w:rsid w:val="0018144B"/>
    <w:rsid w:val="00181453"/>
    <w:rsid w:val="0018178E"/>
    <w:rsid w:val="001819CA"/>
    <w:rsid w:val="001819F7"/>
    <w:rsid w:val="00181A0E"/>
    <w:rsid w:val="00181C8C"/>
    <w:rsid w:val="001820A1"/>
    <w:rsid w:val="00182105"/>
    <w:rsid w:val="00182173"/>
    <w:rsid w:val="001822E5"/>
    <w:rsid w:val="00182425"/>
    <w:rsid w:val="001826A6"/>
    <w:rsid w:val="00182736"/>
    <w:rsid w:val="0018291B"/>
    <w:rsid w:val="001829FE"/>
    <w:rsid w:val="00182B42"/>
    <w:rsid w:val="00182C83"/>
    <w:rsid w:val="001830FA"/>
    <w:rsid w:val="00183366"/>
    <w:rsid w:val="001837B9"/>
    <w:rsid w:val="00183CFA"/>
    <w:rsid w:val="00183DEA"/>
    <w:rsid w:val="00184175"/>
    <w:rsid w:val="00184214"/>
    <w:rsid w:val="00184AFB"/>
    <w:rsid w:val="00184D19"/>
    <w:rsid w:val="00184D4C"/>
    <w:rsid w:val="00184EEA"/>
    <w:rsid w:val="00184EF2"/>
    <w:rsid w:val="00185033"/>
    <w:rsid w:val="00185100"/>
    <w:rsid w:val="00185246"/>
    <w:rsid w:val="001852BB"/>
    <w:rsid w:val="0018538B"/>
    <w:rsid w:val="00185416"/>
    <w:rsid w:val="00185434"/>
    <w:rsid w:val="001854F4"/>
    <w:rsid w:val="0018572C"/>
    <w:rsid w:val="001857B0"/>
    <w:rsid w:val="001859DA"/>
    <w:rsid w:val="00185AD6"/>
    <w:rsid w:val="00185BA7"/>
    <w:rsid w:val="001860C9"/>
    <w:rsid w:val="0018650D"/>
    <w:rsid w:val="001867FB"/>
    <w:rsid w:val="001869E9"/>
    <w:rsid w:val="00186B2B"/>
    <w:rsid w:val="00186B64"/>
    <w:rsid w:val="001871E2"/>
    <w:rsid w:val="00187415"/>
    <w:rsid w:val="001875EA"/>
    <w:rsid w:val="00187748"/>
    <w:rsid w:val="00187881"/>
    <w:rsid w:val="00187A04"/>
    <w:rsid w:val="00187A16"/>
    <w:rsid w:val="00187A79"/>
    <w:rsid w:val="00187B91"/>
    <w:rsid w:val="00187BD6"/>
    <w:rsid w:val="00187BFB"/>
    <w:rsid w:val="00187D15"/>
    <w:rsid w:val="00187F58"/>
    <w:rsid w:val="00190185"/>
    <w:rsid w:val="001902CA"/>
    <w:rsid w:val="00190475"/>
    <w:rsid w:val="00190932"/>
    <w:rsid w:val="00190B86"/>
    <w:rsid w:val="00190D84"/>
    <w:rsid w:val="00190E68"/>
    <w:rsid w:val="00190F6A"/>
    <w:rsid w:val="00191263"/>
    <w:rsid w:val="001915A7"/>
    <w:rsid w:val="001918C1"/>
    <w:rsid w:val="00191F8B"/>
    <w:rsid w:val="00191F9A"/>
    <w:rsid w:val="00192755"/>
    <w:rsid w:val="0019284F"/>
    <w:rsid w:val="001929E8"/>
    <w:rsid w:val="00192A4B"/>
    <w:rsid w:val="00192D71"/>
    <w:rsid w:val="0019306D"/>
    <w:rsid w:val="00193216"/>
    <w:rsid w:val="00193377"/>
    <w:rsid w:val="001934DF"/>
    <w:rsid w:val="0019358C"/>
    <w:rsid w:val="001935FE"/>
    <w:rsid w:val="001936F6"/>
    <w:rsid w:val="0019386A"/>
    <w:rsid w:val="00193FDE"/>
    <w:rsid w:val="00193FE1"/>
    <w:rsid w:val="0019431E"/>
    <w:rsid w:val="001945B4"/>
    <w:rsid w:val="001945C5"/>
    <w:rsid w:val="001945E0"/>
    <w:rsid w:val="0019461F"/>
    <w:rsid w:val="0019462B"/>
    <w:rsid w:val="0019500E"/>
    <w:rsid w:val="00195121"/>
    <w:rsid w:val="00195347"/>
    <w:rsid w:val="0019534A"/>
    <w:rsid w:val="00195382"/>
    <w:rsid w:val="001957D2"/>
    <w:rsid w:val="001957F3"/>
    <w:rsid w:val="00195AC7"/>
    <w:rsid w:val="00195C47"/>
    <w:rsid w:val="00195C83"/>
    <w:rsid w:val="00196038"/>
    <w:rsid w:val="0019634A"/>
    <w:rsid w:val="0019653B"/>
    <w:rsid w:val="00196B0C"/>
    <w:rsid w:val="00197059"/>
    <w:rsid w:val="0019710A"/>
    <w:rsid w:val="00197762"/>
    <w:rsid w:val="001977A3"/>
    <w:rsid w:val="00197B96"/>
    <w:rsid w:val="00197D40"/>
    <w:rsid w:val="00197ECB"/>
    <w:rsid w:val="00197F5F"/>
    <w:rsid w:val="001A0083"/>
    <w:rsid w:val="001A07C3"/>
    <w:rsid w:val="001A0826"/>
    <w:rsid w:val="001A0853"/>
    <w:rsid w:val="001A09C8"/>
    <w:rsid w:val="001A0C39"/>
    <w:rsid w:val="001A1074"/>
    <w:rsid w:val="001A1124"/>
    <w:rsid w:val="001A145B"/>
    <w:rsid w:val="001A1610"/>
    <w:rsid w:val="001A1811"/>
    <w:rsid w:val="001A187A"/>
    <w:rsid w:val="001A1BB9"/>
    <w:rsid w:val="001A1C13"/>
    <w:rsid w:val="001A1C9F"/>
    <w:rsid w:val="001A1CF7"/>
    <w:rsid w:val="001A1D7E"/>
    <w:rsid w:val="001A1EA4"/>
    <w:rsid w:val="001A2077"/>
    <w:rsid w:val="001A208B"/>
    <w:rsid w:val="001A22F9"/>
    <w:rsid w:val="001A2A28"/>
    <w:rsid w:val="001A2AFB"/>
    <w:rsid w:val="001A2DA4"/>
    <w:rsid w:val="001A2E96"/>
    <w:rsid w:val="001A2FA1"/>
    <w:rsid w:val="001A3106"/>
    <w:rsid w:val="001A39B4"/>
    <w:rsid w:val="001A3D2A"/>
    <w:rsid w:val="001A44F8"/>
    <w:rsid w:val="001A4621"/>
    <w:rsid w:val="001A48B4"/>
    <w:rsid w:val="001A48F6"/>
    <w:rsid w:val="001A4A46"/>
    <w:rsid w:val="001A4A6B"/>
    <w:rsid w:val="001A4ED6"/>
    <w:rsid w:val="001A55E1"/>
    <w:rsid w:val="001A562D"/>
    <w:rsid w:val="001A572F"/>
    <w:rsid w:val="001A5A00"/>
    <w:rsid w:val="001A5B7F"/>
    <w:rsid w:val="001A609C"/>
    <w:rsid w:val="001A61D1"/>
    <w:rsid w:val="001A6248"/>
    <w:rsid w:val="001A6375"/>
    <w:rsid w:val="001A63F0"/>
    <w:rsid w:val="001A6478"/>
    <w:rsid w:val="001A64F7"/>
    <w:rsid w:val="001A6532"/>
    <w:rsid w:val="001A671D"/>
    <w:rsid w:val="001A6899"/>
    <w:rsid w:val="001A6A1C"/>
    <w:rsid w:val="001A6AFD"/>
    <w:rsid w:val="001A6BAF"/>
    <w:rsid w:val="001A7023"/>
    <w:rsid w:val="001A73EE"/>
    <w:rsid w:val="001A7454"/>
    <w:rsid w:val="001A75B7"/>
    <w:rsid w:val="001A77D7"/>
    <w:rsid w:val="001A7A81"/>
    <w:rsid w:val="001A7CFC"/>
    <w:rsid w:val="001B0002"/>
    <w:rsid w:val="001B019F"/>
    <w:rsid w:val="001B02F2"/>
    <w:rsid w:val="001B087D"/>
    <w:rsid w:val="001B0A74"/>
    <w:rsid w:val="001B0AD4"/>
    <w:rsid w:val="001B0CA8"/>
    <w:rsid w:val="001B0CBD"/>
    <w:rsid w:val="001B12C7"/>
    <w:rsid w:val="001B14C8"/>
    <w:rsid w:val="001B14E8"/>
    <w:rsid w:val="001B15B5"/>
    <w:rsid w:val="001B1788"/>
    <w:rsid w:val="001B19B3"/>
    <w:rsid w:val="001B1B12"/>
    <w:rsid w:val="001B1BAC"/>
    <w:rsid w:val="001B1D6D"/>
    <w:rsid w:val="001B1DAA"/>
    <w:rsid w:val="001B1E04"/>
    <w:rsid w:val="001B1EFA"/>
    <w:rsid w:val="001B2244"/>
    <w:rsid w:val="001B2670"/>
    <w:rsid w:val="001B26D3"/>
    <w:rsid w:val="001B288E"/>
    <w:rsid w:val="001B28FF"/>
    <w:rsid w:val="001B2981"/>
    <w:rsid w:val="001B2B23"/>
    <w:rsid w:val="001B2D56"/>
    <w:rsid w:val="001B2D89"/>
    <w:rsid w:val="001B2DF1"/>
    <w:rsid w:val="001B2F84"/>
    <w:rsid w:val="001B2FC1"/>
    <w:rsid w:val="001B310D"/>
    <w:rsid w:val="001B3116"/>
    <w:rsid w:val="001B36F6"/>
    <w:rsid w:val="001B39A6"/>
    <w:rsid w:val="001B3A6F"/>
    <w:rsid w:val="001B3AEB"/>
    <w:rsid w:val="001B3BED"/>
    <w:rsid w:val="001B3C8C"/>
    <w:rsid w:val="001B3F4D"/>
    <w:rsid w:val="001B460F"/>
    <w:rsid w:val="001B4881"/>
    <w:rsid w:val="001B4984"/>
    <w:rsid w:val="001B498E"/>
    <w:rsid w:val="001B4B88"/>
    <w:rsid w:val="001B4BFE"/>
    <w:rsid w:val="001B4CA5"/>
    <w:rsid w:val="001B53CB"/>
    <w:rsid w:val="001B563F"/>
    <w:rsid w:val="001B5770"/>
    <w:rsid w:val="001B5839"/>
    <w:rsid w:val="001B59A1"/>
    <w:rsid w:val="001B5A10"/>
    <w:rsid w:val="001B5A57"/>
    <w:rsid w:val="001B5BB7"/>
    <w:rsid w:val="001B5E3B"/>
    <w:rsid w:val="001B5FA8"/>
    <w:rsid w:val="001B6333"/>
    <w:rsid w:val="001B6529"/>
    <w:rsid w:val="001B6663"/>
    <w:rsid w:val="001B6DC8"/>
    <w:rsid w:val="001B6E13"/>
    <w:rsid w:val="001B7070"/>
    <w:rsid w:val="001B7161"/>
    <w:rsid w:val="001B716A"/>
    <w:rsid w:val="001B71AD"/>
    <w:rsid w:val="001B73BB"/>
    <w:rsid w:val="001B77E8"/>
    <w:rsid w:val="001B7BF8"/>
    <w:rsid w:val="001B7F75"/>
    <w:rsid w:val="001B7FD5"/>
    <w:rsid w:val="001C001F"/>
    <w:rsid w:val="001C004E"/>
    <w:rsid w:val="001C0317"/>
    <w:rsid w:val="001C04FC"/>
    <w:rsid w:val="001C0A86"/>
    <w:rsid w:val="001C0CFC"/>
    <w:rsid w:val="001C0D45"/>
    <w:rsid w:val="001C0F73"/>
    <w:rsid w:val="001C112E"/>
    <w:rsid w:val="001C11B4"/>
    <w:rsid w:val="001C11E8"/>
    <w:rsid w:val="001C1280"/>
    <w:rsid w:val="001C13FA"/>
    <w:rsid w:val="001C1542"/>
    <w:rsid w:val="001C16CA"/>
    <w:rsid w:val="001C1AC9"/>
    <w:rsid w:val="001C1D5E"/>
    <w:rsid w:val="001C1F75"/>
    <w:rsid w:val="001C20AB"/>
    <w:rsid w:val="001C2321"/>
    <w:rsid w:val="001C24D0"/>
    <w:rsid w:val="001C274D"/>
    <w:rsid w:val="001C2B35"/>
    <w:rsid w:val="001C2C8D"/>
    <w:rsid w:val="001C2E0D"/>
    <w:rsid w:val="001C30DF"/>
    <w:rsid w:val="001C3242"/>
    <w:rsid w:val="001C3339"/>
    <w:rsid w:val="001C3351"/>
    <w:rsid w:val="001C33DC"/>
    <w:rsid w:val="001C357C"/>
    <w:rsid w:val="001C3839"/>
    <w:rsid w:val="001C383F"/>
    <w:rsid w:val="001C3A27"/>
    <w:rsid w:val="001C3AD5"/>
    <w:rsid w:val="001C3B3B"/>
    <w:rsid w:val="001C3B9F"/>
    <w:rsid w:val="001C3D45"/>
    <w:rsid w:val="001C3F87"/>
    <w:rsid w:val="001C41D8"/>
    <w:rsid w:val="001C4665"/>
    <w:rsid w:val="001C4A3D"/>
    <w:rsid w:val="001C4A72"/>
    <w:rsid w:val="001C4CFC"/>
    <w:rsid w:val="001C4E94"/>
    <w:rsid w:val="001C4EE5"/>
    <w:rsid w:val="001C5047"/>
    <w:rsid w:val="001C509C"/>
    <w:rsid w:val="001C519F"/>
    <w:rsid w:val="001C51D2"/>
    <w:rsid w:val="001C5390"/>
    <w:rsid w:val="001C591E"/>
    <w:rsid w:val="001C5AB3"/>
    <w:rsid w:val="001C5DE2"/>
    <w:rsid w:val="001C5E3D"/>
    <w:rsid w:val="001C60FB"/>
    <w:rsid w:val="001C657A"/>
    <w:rsid w:val="001C66C8"/>
    <w:rsid w:val="001C685D"/>
    <w:rsid w:val="001C6AD4"/>
    <w:rsid w:val="001C6B08"/>
    <w:rsid w:val="001C6BA7"/>
    <w:rsid w:val="001C6CA7"/>
    <w:rsid w:val="001C6DEE"/>
    <w:rsid w:val="001C7276"/>
    <w:rsid w:val="001C74DE"/>
    <w:rsid w:val="001C754B"/>
    <w:rsid w:val="001C76BA"/>
    <w:rsid w:val="001C7B19"/>
    <w:rsid w:val="001C7E10"/>
    <w:rsid w:val="001C7E52"/>
    <w:rsid w:val="001D004D"/>
    <w:rsid w:val="001D005D"/>
    <w:rsid w:val="001D075D"/>
    <w:rsid w:val="001D0C3C"/>
    <w:rsid w:val="001D0D32"/>
    <w:rsid w:val="001D143B"/>
    <w:rsid w:val="001D14A6"/>
    <w:rsid w:val="001D18A8"/>
    <w:rsid w:val="001D2015"/>
    <w:rsid w:val="001D2038"/>
    <w:rsid w:val="001D2201"/>
    <w:rsid w:val="001D2284"/>
    <w:rsid w:val="001D24C2"/>
    <w:rsid w:val="001D260E"/>
    <w:rsid w:val="001D2867"/>
    <w:rsid w:val="001D2A2E"/>
    <w:rsid w:val="001D2CDB"/>
    <w:rsid w:val="001D2FDB"/>
    <w:rsid w:val="001D3071"/>
    <w:rsid w:val="001D3082"/>
    <w:rsid w:val="001D315A"/>
    <w:rsid w:val="001D31D5"/>
    <w:rsid w:val="001D32AC"/>
    <w:rsid w:val="001D3459"/>
    <w:rsid w:val="001D37B3"/>
    <w:rsid w:val="001D3B19"/>
    <w:rsid w:val="001D3B69"/>
    <w:rsid w:val="001D3B9B"/>
    <w:rsid w:val="001D3EE7"/>
    <w:rsid w:val="001D4061"/>
    <w:rsid w:val="001D4414"/>
    <w:rsid w:val="001D454F"/>
    <w:rsid w:val="001D45A7"/>
    <w:rsid w:val="001D482D"/>
    <w:rsid w:val="001D4B96"/>
    <w:rsid w:val="001D4C3A"/>
    <w:rsid w:val="001D4C85"/>
    <w:rsid w:val="001D4F4A"/>
    <w:rsid w:val="001D5139"/>
    <w:rsid w:val="001D5203"/>
    <w:rsid w:val="001D56A6"/>
    <w:rsid w:val="001D5974"/>
    <w:rsid w:val="001D5A82"/>
    <w:rsid w:val="001D5C43"/>
    <w:rsid w:val="001D617D"/>
    <w:rsid w:val="001D62AD"/>
    <w:rsid w:val="001D63EB"/>
    <w:rsid w:val="001D67C2"/>
    <w:rsid w:val="001D6BA0"/>
    <w:rsid w:val="001D6C7B"/>
    <w:rsid w:val="001D7094"/>
    <w:rsid w:val="001D71EF"/>
    <w:rsid w:val="001D7239"/>
    <w:rsid w:val="001D7624"/>
    <w:rsid w:val="001D7984"/>
    <w:rsid w:val="001D7994"/>
    <w:rsid w:val="001D7C2E"/>
    <w:rsid w:val="001D7C9C"/>
    <w:rsid w:val="001D7DA1"/>
    <w:rsid w:val="001D7EEB"/>
    <w:rsid w:val="001D7FA6"/>
    <w:rsid w:val="001D7FAF"/>
    <w:rsid w:val="001E00BE"/>
    <w:rsid w:val="001E0592"/>
    <w:rsid w:val="001E059A"/>
    <w:rsid w:val="001E0791"/>
    <w:rsid w:val="001E09DD"/>
    <w:rsid w:val="001E0C7C"/>
    <w:rsid w:val="001E0CFF"/>
    <w:rsid w:val="001E0ED9"/>
    <w:rsid w:val="001E0F93"/>
    <w:rsid w:val="001E1031"/>
    <w:rsid w:val="001E1246"/>
    <w:rsid w:val="001E147D"/>
    <w:rsid w:val="001E147E"/>
    <w:rsid w:val="001E16AA"/>
    <w:rsid w:val="001E1A5F"/>
    <w:rsid w:val="001E1AD5"/>
    <w:rsid w:val="001E1BA3"/>
    <w:rsid w:val="001E1C48"/>
    <w:rsid w:val="001E22C8"/>
    <w:rsid w:val="001E2A3C"/>
    <w:rsid w:val="001E2A6D"/>
    <w:rsid w:val="001E2B1D"/>
    <w:rsid w:val="001E2D37"/>
    <w:rsid w:val="001E2DBA"/>
    <w:rsid w:val="001E2E89"/>
    <w:rsid w:val="001E2FA4"/>
    <w:rsid w:val="001E34E2"/>
    <w:rsid w:val="001E365C"/>
    <w:rsid w:val="001E36D3"/>
    <w:rsid w:val="001E36FE"/>
    <w:rsid w:val="001E3A03"/>
    <w:rsid w:val="001E3C37"/>
    <w:rsid w:val="001E3D1A"/>
    <w:rsid w:val="001E3DCA"/>
    <w:rsid w:val="001E43C1"/>
    <w:rsid w:val="001E461C"/>
    <w:rsid w:val="001E4A18"/>
    <w:rsid w:val="001E4A78"/>
    <w:rsid w:val="001E4FCD"/>
    <w:rsid w:val="001E51C9"/>
    <w:rsid w:val="001E53E8"/>
    <w:rsid w:val="001E57B8"/>
    <w:rsid w:val="001E5920"/>
    <w:rsid w:val="001E5A40"/>
    <w:rsid w:val="001E5AAA"/>
    <w:rsid w:val="001E68CC"/>
    <w:rsid w:val="001E6E79"/>
    <w:rsid w:val="001E6F9C"/>
    <w:rsid w:val="001E7740"/>
    <w:rsid w:val="001E78CF"/>
    <w:rsid w:val="001E7A09"/>
    <w:rsid w:val="001E7BBE"/>
    <w:rsid w:val="001F01A5"/>
    <w:rsid w:val="001F0421"/>
    <w:rsid w:val="001F04D5"/>
    <w:rsid w:val="001F08D3"/>
    <w:rsid w:val="001F08F4"/>
    <w:rsid w:val="001F09EA"/>
    <w:rsid w:val="001F0BC0"/>
    <w:rsid w:val="001F0DC6"/>
    <w:rsid w:val="001F0FE3"/>
    <w:rsid w:val="001F10CD"/>
    <w:rsid w:val="001F12A3"/>
    <w:rsid w:val="001F1407"/>
    <w:rsid w:val="001F1761"/>
    <w:rsid w:val="001F177E"/>
    <w:rsid w:val="001F18B2"/>
    <w:rsid w:val="001F195B"/>
    <w:rsid w:val="001F1E7F"/>
    <w:rsid w:val="001F20FD"/>
    <w:rsid w:val="001F2249"/>
    <w:rsid w:val="001F26F7"/>
    <w:rsid w:val="001F2925"/>
    <w:rsid w:val="001F2B77"/>
    <w:rsid w:val="001F2C83"/>
    <w:rsid w:val="001F2F6C"/>
    <w:rsid w:val="001F325B"/>
    <w:rsid w:val="001F3FB4"/>
    <w:rsid w:val="001F403F"/>
    <w:rsid w:val="001F411E"/>
    <w:rsid w:val="001F4172"/>
    <w:rsid w:val="001F41D9"/>
    <w:rsid w:val="001F42F3"/>
    <w:rsid w:val="001F45F4"/>
    <w:rsid w:val="001F468E"/>
    <w:rsid w:val="001F48B0"/>
    <w:rsid w:val="001F48FE"/>
    <w:rsid w:val="001F4944"/>
    <w:rsid w:val="001F4BB1"/>
    <w:rsid w:val="001F4C42"/>
    <w:rsid w:val="001F4D84"/>
    <w:rsid w:val="001F50DF"/>
    <w:rsid w:val="001F5129"/>
    <w:rsid w:val="001F518D"/>
    <w:rsid w:val="001F5364"/>
    <w:rsid w:val="001F53FD"/>
    <w:rsid w:val="001F55C2"/>
    <w:rsid w:val="001F56B1"/>
    <w:rsid w:val="001F570E"/>
    <w:rsid w:val="001F57DE"/>
    <w:rsid w:val="001F58DB"/>
    <w:rsid w:val="001F5942"/>
    <w:rsid w:val="001F599B"/>
    <w:rsid w:val="001F5A74"/>
    <w:rsid w:val="001F5BEE"/>
    <w:rsid w:val="001F6467"/>
    <w:rsid w:val="001F654B"/>
    <w:rsid w:val="001F6707"/>
    <w:rsid w:val="001F677B"/>
    <w:rsid w:val="001F680F"/>
    <w:rsid w:val="001F6A67"/>
    <w:rsid w:val="001F6A70"/>
    <w:rsid w:val="001F6A9F"/>
    <w:rsid w:val="001F6AFB"/>
    <w:rsid w:val="001F6DE9"/>
    <w:rsid w:val="001F6E07"/>
    <w:rsid w:val="001F74AF"/>
    <w:rsid w:val="001F756A"/>
    <w:rsid w:val="001F766D"/>
    <w:rsid w:val="001F76A6"/>
    <w:rsid w:val="001F78C5"/>
    <w:rsid w:val="001F78EB"/>
    <w:rsid w:val="001F7CFA"/>
    <w:rsid w:val="001F7DAE"/>
    <w:rsid w:val="002001B3"/>
    <w:rsid w:val="002004C1"/>
    <w:rsid w:val="002005BA"/>
    <w:rsid w:val="002007EE"/>
    <w:rsid w:val="00200BFB"/>
    <w:rsid w:val="00200D54"/>
    <w:rsid w:val="00201713"/>
    <w:rsid w:val="0020176F"/>
    <w:rsid w:val="00201925"/>
    <w:rsid w:val="00201ACD"/>
    <w:rsid w:val="00201BDC"/>
    <w:rsid w:val="00201E37"/>
    <w:rsid w:val="00201E95"/>
    <w:rsid w:val="002022CC"/>
    <w:rsid w:val="002022D6"/>
    <w:rsid w:val="0020242A"/>
    <w:rsid w:val="00202455"/>
    <w:rsid w:val="002027F6"/>
    <w:rsid w:val="00202917"/>
    <w:rsid w:val="00202AF7"/>
    <w:rsid w:val="00202CD4"/>
    <w:rsid w:val="002030DF"/>
    <w:rsid w:val="002034B2"/>
    <w:rsid w:val="00203A65"/>
    <w:rsid w:val="00203F45"/>
    <w:rsid w:val="0020421D"/>
    <w:rsid w:val="00204312"/>
    <w:rsid w:val="00204659"/>
    <w:rsid w:val="0020465A"/>
    <w:rsid w:val="00204929"/>
    <w:rsid w:val="00204942"/>
    <w:rsid w:val="00204949"/>
    <w:rsid w:val="00204AF6"/>
    <w:rsid w:val="00204B9E"/>
    <w:rsid w:val="00204C55"/>
    <w:rsid w:val="00204D7A"/>
    <w:rsid w:val="00204F00"/>
    <w:rsid w:val="002051B8"/>
    <w:rsid w:val="002052FB"/>
    <w:rsid w:val="0020568A"/>
    <w:rsid w:val="00205A33"/>
    <w:rsid w:val="00205F72"/>
    <w:rsid w:val="002062A4"/>
    <w:rsid w:val="002067B0"/>
    <w:rsid w:val="00206903"/>
    <w:rsid w:val="002069A2"/>
    <w:rsid w:val="00206B13"/>
    <w:rsid w:val="0020712B"/>
    <w:rsid w:val="0020723C"/>
    <w:rsid w:val="002074C3"/>
    <w:rsid w:val="002075FB"/>
    <w:rsid w:val="00207896"/>
    <w:rsid w:val="002078A0"/>
    <w:rsid w:val="00207CAB"/>
    <w:rsid w:val="00207E0D"/>
    <w:rsid w:val="00207F63"/>
    <w:rsid w:val="002103F5"/>
    <w:rsid w:val="002107EC"/>
    <w:rsid w:val="00210AD9"/>
    <w:rsid w:val="00210CFC"/>
    <w:rsid w:val="00210FA9"/>
    <w:rsid w:val="002112AD"/>
    <w:rsid w:val="002114EC"/>
    <w:rsid w:val="00211891"/>
    <w:rsid w:val="0021189A"/>
    <w:rsid w:val="0021198A"/>
    <w:rsid w:val="00211A44"/>
    <w:rsid w:val="00211C01"/>
    <w:rsid w:val="00211DE6"/>
    <w:rsid w:val="00211F9B"/>
    <w:rsid w:val="002122CF"/>
    <w:rsid w:val="00212763"/>
    <w:rsid w:val="002127E6"/>
    <w:rsid w:val="0021294F"/>
    <w:rsid w:val="00212A01"/>
    <w:rsid w:val="00212C06"/>
    <w:rsid w:val="00212E16"/>
    <w:rsid w:val="00212E4D"/>
    <w:rsid w:val="00212ECC"/>
    <w:rsid w:val="00213381"/>
    <w:rsid w:val="00213450"/>
    <w:rsid w:val="002134E7"/>
    <w:rsid w:val="002135CA"/>
    <w:rsid w:val="002136CA"/>
    <w:rsid w:val="00213839"/>
    <w:rsid w:val="00213916"/>
    <w:rsid w:val="00213948"/>
    <w:rsid w:val="00213CA7"/>
    <w:rsid w:val="00213CF1"/>
    <w:rsid w:val="00213D6D"/>
    <w:rsid w:val="00214093"/>
    <w:rsid w:val="002142F2"/>
    <w:rsid w:val="002144D7"/>
    <w:rsid w:val="00214AEA"/>
    <w:rsid w:val="00214BFD"/>
    <w:rsid w:val="00214C30"/>
    <w:rsid w:val="00214E2F"/>
    <w:rsid w:val="00214F73"/>
    <w:rsid w:val="00214FC4"/>
    <w:rsid w:val="00215221"/>
    <w:rsid w:val="0021531B"/>
    <w:rsid w:val="002156BD"/>
    <w:rsid w:val="00215780"/>
    <w:rsid w:val="002158C0"/>
    <w:rsid w:val="0021598C"/>
    <w:rsid w:val="002159C6"/>
    <w:rsid w:val="00215AEE"/>
    <w:rsid w:val="00216083"/>
    <w:rsid w:val="0021617B"/>
    <w:rsid w:val="00216683"/>
    <w:rsid w:val="0021670C"/>
    <w:rsid w:val="0021689E"/>
    <w:rsid w:val="002168F4"/>
    <w:rsid w:val="002168FA"/>
    <w:rsid w:val="00216AA1"/>
    <w:rsid w:val="00216E14"/>
    <w:rsid w:val="00216F74"/>
    <w:rsid w:val="002173CD"/>
    <w:rsid w:val="002174B4"/>
    <w:rsid w:val="002174CC"/>
    <w:rsid w:val="00217535"/>
    <w:rsid w:val="002178C5"/>
    <w:rsid w:val="0021798C"/>
    <w:rsid w:val="00217BFC"/>
    <w:rsid w:val="002202AD"/>
    <w:rsid w:val="00221154"/>
    <w:rsid w:val="00221365"/>
    <w:rsid w:val="00221523"/>
    <w:rsid w:val="00221706"/>
    <w:rsid w:val="0022185F"/>
    <w:rsid w:val="002219E8"/>
    <w:rsid w:val="00221B16"/>
    <w:rsid w:val="00221C55"/>
    <w:rsid w:val="0022217B"/>
    <w:rsid w:val="00222324"/>
    <w:rsid w:val="0022247D"/>
    <w:rsid w:val="002225E4"/>
    <w:rsid w:val="002226F8"/>
    <w:rsid w:val="00222DB7"/>
    <w:rsid w:val="00223257"/>
    <w:rsid w:val="0022387E"/>
    <w:rsid w:val="002238E0"/>
    <w:rsid w:val="00223B03"/>
    <w:rsid w:val="00223B2E"/>
    <w:rsid w:val="00224180"/>
    <w:rsid w:val="002243F3"/>
    <w:rsid w:val="0022448A"/>
    <w:rsid w:val="002244C3"/>
    <w:rsid w:val="0022484A"/>
    <w:rsid w:val="0022487B"/>
    <w:rsid w:val="002249FF"/>
    <w:rsid w:val="00224A56"/>
    <w:rsid w:val="00224B7C"/>
    <w:rsid w:val="00224CEE"/>
    <w:rsid w:val="00224CF9"/>
    <w:rsid w:val="00224ED2"/>
    <w:rsid w:val="00224F09"/>
    <w:rsid w:val="00224F6E"/>
    <w:rsid w:val="0022503A"/>
    <w:rsid w:val="00225414"/>
    <w:rsid w:val="0022568B"/>
    <w:rsid w:val="0022570C"/>
    <w:rsid w:val="0022597D"/>
    <w:rsid w:val="00225A1F"/>
    <w:rsid w:val="00225D93"/>
    <w:rsid w:val="00225DF6"/>
    <w:rsid w:val="00226006"/>
    <w:rsid w:val="00226181"/>
    <w:rsid w:val="0022646A"/>
    <w:rsid w:val="0022665E"/>
    <w:rsid w:val="00226787"/>
    <w:rsid w:val="002268B7"/>
    <w:rsid w:val="002269D3"/>
    <w:rsid w:val="00226A90"/>
    <w:rsid w:val="00226B17"/>
    <w:rsid w:val="00226B42"/>
    <w:rsid w:val="00226DBD"/>
    <w:rsid w:val="00227095"/>
    <w:rsid w:val="002270BF"/>
    <w:rsid w:val="0022719C"/>
    <w:rsid w:val="002271F5"/>
    <w:rsid w:val="00227325"/>
    <w:rsid w:val="00227361"/>
    <w:rsid w:val="0022751D"/>
    <w:rsid w:val="00227A37"/>
    <w:rsid w:val="00227AA1"/>
    <w:rsid w:val="00227BDE"/>
    <w:rsid w:val="00227DFD"/>
    <w:rsid w:val="00227F22"/>
    <w:rsid w:val="00227F4C"/>
    <w:rsid w:val="00230063"/>
    <w:rsid w:val="00230438"/>
    <w:rsid w:val="002305B1"/>
    <w:rsid w:val="002307A0"/>
    <w:rsid w:val="00230D7C"/>
    <w:rsid w:val="00230D98"/>
    <w:rsid w:val="00230F13"/>
    <w:rsid w:val="002310CE"/>
    <w:rsid w:val="00231116"/>
    <w:rsid w:val="00231937"/>
    <w:rsid w:val="00231A4F"/>
    <w:rsid w:val="00231B8D"/>
    <w:rsid w:val="00231EA9"/>
    <w:rsid w:val="00232446"/>
    <w:rsid w:val="0023249C"/>
    <w:rsid w:val="002326AE"/>
    <w:rsid w:val="00232BA8"/>
    <w:rsid w:val="00232BB7"/>
    <w:rsid w:val="00232CB8"/>
    <w:rsid w:val="00232E08"/>
    <w:rsid w:val="00232EDA"/>
    <w:rsid w:val="00233033"/>
    <w:rsid w:val="0023308C"/>
    <w:rsid w:val="00233184"/>
    <w:rsid w:val="0023356C"/>
    <w:rsid w:val="002337B2"/>
    <w:rsid w:val="00233AEB"/>
    <w:rsid w:val="00233D0C"/>
    <w:rsid w:val="00233D9E"/>
    <w:rsid w:val="00233FCF"/>
    <w:rsid w:val="00234034"/>
    <w:rsid w:val="00234070"/>
    <w:rsid w:val="002340B4"/>
    <w:rsid w:val="002347F5"/>
    <w:rsid w:val="00234D24"/>
    <w:rsid w:val="002350A7"/>
    <w:rsid w:val="00235158"/>
    <w:rsid w:val="00235269"/>
    <w:rsid w:val="00235287"/>
    <w:rsid w:val="00235369"/>
    <w:rsid w:val="0023562B"/>
    <w:rsid w:val="002356E8"/>
    <w:rsid w:val="00235871"/>
    <w:rsid w:val="002359A0"/>
    <w:rsid w:val="00235A49"/>
    <w:rsid w:val="00235B08"/>
    <w:rsid w:val="00235B22"/>
    <w:rsid w:val="00235B4B"/>
    <w:rsid w:val="00236EC3"/>
    <w:rsid w:val="0023713E"/>
    <w:rsid w:val="00237277"/>
    <w:rsid w:val="002374C5"/>
    <w:rsid w:val="0023795D"/>
    <w:rsid w:val="00237AA3"/>
    <w:rsid w:val="00237BF9"/>
    <w:rsid w:val="00237D47"/>
    <w:rsid w:val="00237ED7"/>
    <w:rsid w:val="00237EF9"/>
    <w:rsid w:val="0024005B"/>
    <w:rsid w:val="00240407"/>
    <w:rsid w:val="002406CB"/>
    <w:rsid w:val="00240A30"/>
    <w:rsid w:val="00240AAE"/>
    <w:rsid w:val="00240AD3"/>
    <w:rsid w:val="00240BA0"/>
    <w:rsid w:val="00240CFB"/>
    <w:rsid w:val="00240E3E"/>
    <w:rsid w:val="002410EC"/>
    <w:rsid w:val="00241157"/>
    <w:rsid w:val="002412B5"/>
    <w:rsid w:val="0024153E"/>
    <w:rsid w:val="002415CC"/>
    <w:rsid w:val="002415F8"/>
    <w:rsid w:val="002416B3"/>
    <w:rsid w:val="0024181D"/>
    <w:rsid w:val="00241949"/>
    <w:rsid w:val="00241958"/>
    <w:rsid w:val="00241B85"/>
    <w:rsid w:val="00241C6D"/>
    <w:rsid w:val="00241C7F"/>
    <w:rsid w:val="00241DBF"/>
    <w:rsid w:val="00241EF9"/>
    <w:rsid w:val="00242081"/>
    <w:rsid w:val="0024216B"/>
    <w:rsid w:val="00242198"/>
    <w:rsid w:val="0024230C"/>
    <w:rsid w:val="00242349"/>
    <w:rsid w:val="0024234B"/>
    <w:rsid w:val="0024255E"/>
    <w:rsid w:val="002427F8"/>
    <w:rsid w:val="002428F5"/>
    <w:rsid w:val="00242A07"/>
    <w:rsid w:val="00242A51"/>
    <w:rsid w:val="0024327C"/>
    <w:rsid w:val="0024340C"/>
    <w:rsid w:val="00243869"/>
    <w:rsid w:val="00243D56"/>
    <w:rsid w:val="00243E33"/>
    <w:rsid w:val="00243FCC"/>
    <w:rsid w:val="002440C7"/>
    <w:rsid w:val="00244112"/>
    <w:rsid w:val="0024416F"/>
    <w:rsid w:val="00244444"/>
    <w:rsid w:val="002447C1"/>
    <w:rsid w:val="002448CA"/>
    <w:rsid w:val="00244DD0"/>
    <w:rsid w:val="00245021"/>
    <w:rsid w:val="00245094"/>
    <w:rsid w:val="00245098"/>
    <w:rsid w:val="00245267"/>
    <w:rsid w:val="00245451"/>
    <w:rsid w:val="00245485"/>
    <w:rsid w:val="00245519"/>
    <w:rsid w:val="00245589"/>
    <w:rsid w:val="0024565C"/>
    <w:rsid w:val="00245A41"/>
    <w:rsid w:val="00245D10"/>
    <w:rsid w:val="00246298"/>
    <w:rsid w:val="00246608"/>
    <w:rsid w:val="0024698E"/>
    <w:rsid w:val="00246ABD"/>
    <w:rsid w:val="00246C55"/>
    <w:rsid w:val="00246F86"/>
    <w:rsid w:val="00247210"/>
    <w:rsid w:val="002474A4"/>
    <w:rsid w:val="002474BE"/>
    <w:rsid w:val="0024779F"/>
    <w:rsid w:val="00247AB9"/>
    <w:rsid w:val="00247C19"/>
    <w:rsid w:val="00247CC5"/>
    <w:rsid w:val="00247FD2"/>
    <w:rsid w:val="002502E9"/>
    <w:rsid w:val="00250354"/>
    <w:rsid w:val="0025060A"/>
    <w:rsid w:val="0025082A"/>
    <w:rsid w:val="00250C8B"/>
    <w:rsid w:val="00250CEF"/>
    <w:rsid w:val="00250E91"/>
    <w:rsid w:val="00251293"/>
    <w:rsid w:val="0025149A"/>
    <w:rsid w:val="00251887"/>
    <w:rsid w:val="00251C7C"/>
    <w:rsid w:val="00251D95"/>
    <w:rsid w:val="00251E6F"/>
    <w:rsid w:val="00252071"/>
    <w:rsid w:val="00252255"/>
    <w:rsid w:val="0025225C"/>
    <w:rsid w:val="002522A9"/>
    <w:rsid w:val="002524DA"/>
    <w:rsid w:val="0025271E"/>
    <w:rsid w:val="00252940"/>
    <w:rsid w:val="00252B04"/>
    <w:rsid w:val="00252BE6"/>
    <w:rsid w:val="00252ED0"/>
    <w:rsid w:val="00253152"/>
    <w:rsid w:val="002534FA"/>
    <w:rsid w:val="0025378F"/>
    <w:rsid w:val="00253A60"/>
    <w:rsid w:val="00253B4E"/>
    <w:rsid w:val="00253B91"/>
    <w:rsid w:val="00253C2C"/>
    <w:rsid w:val="00253CA5"/>
    <w:rsid w:val="00253CAD"/>
    <w:rsid w:val="002540DB"/>
    <w:rsid w:val="002541D5"/>
    <w:rsid w:val="0025443C"/>
    <w:rsid w:val="002552FC"/>
    <w:rsid w:val="0025539C"/>
    <w:rsid w:val="002555D8"/>
    <w:rsid w:val="00255670"/>
    <w:rsid w:val="00255741"/>
    <w:rsid w:val="00255802"/>
    <w:rsid w:val="002559E6"/>
    <w:rsid w:val="00255A0F"/>
    <w:rsid w:val="00255B0E"/>
    <w:rsid w:val="00255D17"/>
    <w:rsid w:val="00255DA8"/>
    <w:rsid w:val="0025616C"/>
    <w:rsid w:val="002566E6"/>
    <w:rsid w:val="00256E0A"/>
    <w:rsid w:val="0025731D"/>
    <w:rsid w:val="00257720"/>
    <w:rsid w:val="00257903"/>
    <w:rsid w:val="00257CE5"/>
    <w:rsid w:val="002601E9"/>
    <w:rsid w:val="00260256"/>
    <w:rsid w:val="00260463"/>
    <w:rsid w:val="002604D4"/>
    <w:rsid w:val="002608F8"/>
    <w:rsid w:val="00260980"/>
    <w:rsid w:val="002609DE"/>
    <w:rsid w:val="00260A2C"/>
    <w:rsid w:val="00260BA0"/>
    <w:rsid w:val="002611A0"/>
    <w:rsid w:val="0026121B"/>
    <w:rsid w:val="00261773"/>
    <w:rsid w:val="0026197C"/>
    <w:rsid w:val="00261A06"/>
    <w:rsid w:val="00261E6C"/>
    <w:rsid w:val="00261FB5"/>
    <w:rsid w:val="00262024"/>
    <w:rsid w:val="00262601"/>
    <w:rsid w:val="00262CF3"/>
    <w:rsid w:val="00262DDF"/>
    <w:rsid w:val="00263022"/>
    <w:rsid w:val="002630E6"/>
    <w:rsid w:val="0026339C"/>
    <w:rsid w:val="002634FB"/>
    <w:rsid w:val="00263597"/>
    <w:rsid w:val="00263AE1"/>
    <w:rsid w:val="00263C4A"/>
    <w:rsid w:val="00263D90"/>
    <w:rsid w:val="00263DAE"/>
    <w:rsid w:val="0026445B"/>
    <w:rsid w:val="0026450B"/>
    <w:rsid w:val="00264610"/>
    <w:rsid w:val="002646B3"/>
    <w:rsid w:val="0026490F"/>
    <w:rsid w:val="00264923"/>
    <w:rsid w:val="00264955"/>
    <w:rsid w:val="00264C68"/>
    <w:rsid w:val="00264FD0"/>
    <w:rsid w:val="002656BF"/>
    <w:rsid w:val="00265985"/>
    <w:rsid w:val="00265AEB"/>
    <w:rsid w:val="00265AEF"/>
    <w:rsid w:val="00265C0E"/>
    <w:rsid w:val="00265F83"/>
    <w:rsid w:val="002664D7"/>
    <w:rsid w:val="00266501"/>
    <w:rsid w:val="00266601"/>
    <w:rsid w:val="00266FCA"/>
    <w:rsid w:val="00267094"/>
    <w:rsid w:val="00267181"/>
    <w:rsid w:val="00267532"/>
    <w:rsid w:val="00267741"/>
    <w:rsid w:val="002678A0"/>
    <w:rsid w:val="002679EB"/>
    <w:rsid w:val="00267E0D"/>
    <w:rsid w:val="00270001"/>
    <w:rsid w:val="0027007F"/>
    <w:rsid w:val="002701E8"/>
    <w:rsid w:val="0027027B"/>
    <w:rsid w:val="0027039A"/>
    <w:rsid w:val="002703BE"/>
    <w:rsid w:val="0027076F"/>
    <w:rsid w:val="00270908"/>
    <w:rsid w:val="0027093F"/>
    <w:rsid w:val="002709B1"/>
    <w:rsid w:val="00270FEB"/>
    <w:rsid w:val="002710D9"/>
    <w:rsid w:val="00271230"/>
    <w:rsid w:val="002714CC"/>
    <w:rsid w:val="002715F9"/>
    <w:rsid w:val="0027181E"/>
    <w:rsid w:val="002718AA"/>
    <w:rsid w:val="002718EC"/>
    <w:rsid w:val="00271A76"/>
    <w:rsid w:val="00271C53"/>
    <w:rsid w:val="0027241A"/>
    <w:rsid w:val="0027277D"/>
    <w:rsid w:val="002728D7"/>
    <w:rsid w:val="00272CF4"/>
    <w:rsid w:val="00272D19"/>
    <w:rsid w:val="00272DB6"/>
    <w:rsid w:val="00272DDB"/>
    <w:rsid w:val="00272E37"/>
    <w:rsid w:val="00273085"/>
    <w:rsid w:val="00273B25"/>
    <w:rsid w:val="00273D6C"/>
    <w:rsid w:val="00273F76"/>
    <w:rsid w:val="0027407D"/>
    <w:rsid w:val="0027462D"/>
    <w:rsid w:val="00274740"/>
    <w:rsid w:val="002747DE"/>
    <w:rsid w:val="002747E6"/>
    <w:rsid w:val="00274A75"/>
    <w:rsid w:val="00274B23"/>
    <w:rsid w:val="00274C47"/>
    <w:rsid w:val="00275148"/>
    <w:rsid w:val="0027515D"/>
    <w:rsid w:val="0027516D"/>
    <w:rsid w:val="002751AB"/>
    <w:rsid w:val="00275289"/>
    <w:rsid w:val="002755C9"/>
    <w:rsid w:val="00275655"/>
    <w:rsid w:val="002759AB"/>
    <w:rsid w:val="00275A2D"/>
    <w:rsid w:val="00275AC2"/>
    <w:rsid w:val="00275B7A"/>
    <w:rsid w:val="00275F95"/>
    <w:rsid w:val="0027620B"/>
    <w:rsid w:val="00276292"/>
    <w:rsid w:val="00276359"/>
    <w:rsid w:val="002765F1"/>
    <w:rsid w:val="002767F0"/>
    <w:rsid w:val="00276825"/>
    <w:rsid w:val="0027686B"/>
    <w:rsid w:val="00276BA9"/>
    <w:rsid w:val="00276D63"/>
    <w:rsid w:val="00276D76"/>
    <w:rsid w:val="00276F76"/>
    <w:rsid w:val="00276FDA"/>
    <w:rsid w:val="002772D1"/>
    <w:rsid w:val="00277315"/>
    <w:rsid w:val="0027764C"/>
    <w:rsid w:val="002778B0"/>
    <w:rsid w:val="00277911"/>
    <w:rsid w:val="00277C2E"/>
    <w:rsid w:val="00277C34"/>
    <w:rsid w:val="00277CFE"/>
    <w:rsid w:val="0028003C"/>
    <w:rsid w:val="00280645"/>
    <w:rsid w:val="002809E9"/>
    <w:rsid w:val="00280D3D"/>
    <w:rsid w:val="00280E5D"/>
    <w:rsid w:val="00281024"/>
    <w:rsid w:val="002814A2"/>
    <w:rsid w:val="002816A3"/>
    <w:rsid w:val="0028184B"/>
    <w:rsid w:val="00281B53"/>
    <w:rsid w:val="00281B6A"/>
    <w:rsid w:val="002820B3"/>
    <w:rsid w:val="00282122"/>
    <w:rsid w:val="002823D7"/>
    <w:rsid w:val="002825CC"/>
    <w:rsid w:val="00282635"/>
    <w:rsid w:val="00282650"/>
    <w:rsid w:val="00282970"/>
    <w:rsid w:val="00282B33"/>
    <w:rsid w:val="00282D6B"/>
    <w:rsid w:val="0028302A"/>
    <w:rsid w:val="002832DF"/>
    <w:rsid w:val="002833E4"/>
    <w:rsid w:val="0028384A"/>
    <w:rsid w:val="00283940"/>
    <w:rsid w:val="00283999"/>
    <w:rsid w:val="002839B5"/>
    <w:rsid w:val="00283A55"/>
    <w:rsid w:val="00283BF4"/>
    <w:rsid w:val="00283C66"/>
    <w:rsid w:val="00283E93"/>
    <w:rsid w:val="00284558"/>
    <w:rsid w:val="00284796"/>
    <w:rsid w:val="00284A71"/>
    <w:rsid w:val="00284AB4"/>
    <w:rsid w:val="00284E65"/>
    <w:rsid w:val="00284F1A"/>
    <w:rsid w:val="00284F3E"/>
    <w:rsid w:val="00284F47"/>
    <w:rsid w:val="00284F71"/>
    <w:rsid w:val="00285125"/>
    <w:rsid w:val="0028569C"/>
    <w:rsid w:val="002856E6"/>
    <w:rsid w:val="00285C30"/>
    <w:rsid w:val="0028600A"/>
    <w:rsid w:val="00286133"/>
    <w:rsid w:val="002864A0"/>
    <w:rsid w:val="002865B2"/>
    <w:rsid w:val="00286706"/>
    <w:rsid w:val="002867BF"/>
    <w:rsid w:val="002867E4"/>
    <w:rsid w:val="00286DDC"/>
    <w:rsid w:val="002870F5"/>
    <w:rsid w:val="002871EA"/>
    <w:rsid w:val="00287435"/>
    <w:rsid w:val="00287680"/>
    <w:rsid w:val="002877BC"/>
    <w:rsid w:val="0028781F"/>
    <w:rsid w:val="00287979"/>
    <w:rsid w:val="00287A72"/>
    <w:rsid w:val="00287B44"/>
    <w:rsid w:val="00287E84"/>
    <w:rsid w:val="00290036"/>
    <w:rsid w:val="0029027A"/>
    <w:rsid w:val="00290364"/>
    <w:rsid w:val="00290434"/>
    <w:rsid w:val="00290669"/>
    <w:rsid w:val="002906C7"/>
    <w:rsid w:val="00290783"/>
    <w:rsid w:val="002907B5"/>
    <w:rsid w:val="00290922"/>
    <w:rsid w:val="00290C60"/>
    <w:rsid w:val="00291270"/>
    <w:rsid w:val="0029133E"/>
    <w:rsid w:val="00291703"/>
    <w:rsid w:val="00291C48"/>
    <w:rsid w:val="002922C3"/>
    <w:rsid w:val="0029241D"/>
    <w:rsid w:val="00292562"/>
    <w:rsid w:val="00292735"/>
    <w:rsid w:val="00292957"/>
    <w:rsid w:val="002929E0"/>
    <w:rsid w:val="002929FA"/>
    <w:rsid w:val="00292D08"/>
    <w:rsid w:val="00292D80"/>
    <w:rsid w:val="00292DA8"/>
    <w:rsid w:val="00292F83"/>
    <w:rsid w:val="00293A6F"/>
    <w:rsid w:val="00293D7F"/>
    <w:rsid w:val="00293E63"/>
    <w:rsid w:val="00294136"/>
    <w:rsid w:val="0029413E"/>
    <w:rsid w:val="00294320"/>
    <w:rsid w:val="002945B1"/>
    <w:rsid w:val="002946F0"/>
    <w:rsid w:val="002949FB"/>
    <w:rsid w:val="00294B96"/>
    <w:rsid w:val="00294C2E"/>
    <w:rsid w:val="00294F5E"/>
    <w:rsid w:val="002950FC"/>
    <w:rsid w:val="002951E0"/>
    <w:rsid w:val="0029529E"/>
    <w:rsid w:val="00295639"/>
    <w:rsid w:val="00295750"/>
    <w:rsid w:val="002957CC"/>
    <w:rsid w:val="0029581B"/>
    <w:rsid w:val="00295A3B"/>
    <w:rsid w:val="00295B20"/>
    <w:rsid w:val="00295B93"/>
    <w:rsid w:val="00295CCA"/>
    <w:rsid w:val="00295CD7"/>
    <w:rsid w:val="00295E05"/>
    <w:rsid w:val="002960CE"/>
    <w:rsid w:val="0029641D"/>
    <w:rsid w:val="00296528"/>
    <w:rsid w:val="00296566"/>
    <w:rsid w:val="00296736"/>
    <w:rsid w:val="00296779"/>
    <w:rsid w:val="00296DA7"/>
    <w:rsid w:val="00296DE7"/>
    <w:rsid w:val="00297288"/>
    <w:rsid w:val="002973F7"/>
    <w:rsid w:val="0029741D"/>
    <w:rsid w:val="00297583"/>
    <w:rsid w:val="0029770C"/>
    <w:rsid w:val="00297901"/>
    <w:rsid w:val="00297C3A"/>
    <w:rsid w:val="00297EA5"/>
    <w:rsid w:val="002A0067"/>
    <w:rsid w:val="002A06A4"/>
    <w:rsid w:val="002A085B"/>
    <w:rsid w:val="002A0903"/>
    <w:rsid w:val="002A0E9E"/>
    <w:rsid w:val="002A1278"/>
    <w:rsid w:val="002A15DB"/>
    <w:rsid w:val="002A15F8"/>
    <w:rsid w:val="002A1695"/>
    <w:rsid w:val="002A19D5"/>
    <w:rsid w:val="002A1A06"/>
    <w:rsid w:val="002A1A2A"/>
    <w:rsid w:val="002A1A98"/>
    <w:rsid w:val="002A1D65"/>
    <w:rsid w:val="002A1FF0"/>
    <w:rsid w:val="002A2319"/>
    <w:rsid w:val="002A26BF"/>
    <w:rsid w:val="002A2889"/>
    <w:rsid w:val="002A28F2"/>
    <w:rsid w:val="002A2A7B"/>
    <w:rsid w:val="002A3038"/>
    <w:rsid w:val="002A30FB"/>
    <w:rsid w:val="002A32D2"/>
    <w:rsid w:val="002A334B"/>
    <w:rsid w:val="002A364C"/>
    <w:rsid w:val="002A3B3A"/>
    <w:rsid w:val="002A40AE"/>
    <w:rsid w:val="002A41EC"/>
    <w:rsid w:val="002A43A3"/>
    <w:rsid w:val="002A4C0A"/>
    <w:rsid w:val="002A4EFE"/>
    <w:rsid w:val="002A4F0E"/>
    <w:rsid w:val="002A510A"/>
    <w:rsid w:val="002A51F5"/>
    <w:rsid w:val="002A54F9"/>
    <w:rsid w:val="002A56FD"/>
    <w:rsid w:val="002A588A"/>
    <w:rsid w:val="002A5FA4"/>
    <w:rsid w:val="002A6104"/>
    <w:rsid w:val="002A6537"/>
    <w:rsid w:val="002A6774"/>
    <w:rsid w:val="002A68C7"/>
    <w:rsid w:val="002A6DDF"/>
    <w:rsid w:val="002A6FE1"/>
    <w:rsid w:val="002A71A8"/>
    <w:rsid w:val="002A727E"/>
    <w:rsid w:val="002A7324"/>
    <w:rsid w:val="002A7329"/>
    <w:rsid w:val="002A745B"/>
    <w:rsid w:val="002A7500"/>
    <w:rsid w:val="002A75E5"/>
    <w:rsid w:val="002A799D"/>
    <w:rsid w:val="002A7C66"/>
    <w:rsid w:val="002A7D5D"/>
    <w:rsid w:val="002B0378"/>
    <w:rsid w:val="002B0618"/>
    <w:rsid w:val="002B0965"/>
    <w:rsid w:val="002B0A0E"/>
    <w:rsid w:val="002B0E8C"/>
    <w:rsid w:val="002B128D"/>
    <w:rsid w:val="002B157A"/>
    <w:rsid w:val="002B1B02"/>
    <w:rsid w:val="002B1D1B"/>
    <w:rsid w:val="002B1DD0"/>
    <w:rsid w:val="002B21F2"/>
    <w:rsid w:val="002B230E"/>
    <w:rsid w:val="002B2381"/>
    <w:rsid w:val="002B266D"/>
    <w:rsid w:val="002B2A38"/>
    <w:rsid w:val="002B2F07"/>
    <w:rsid w:val="002B2F52"/>
    <w:rsid w:val="002B34B7"/>
    <w:rsid w:val="002B3B03"/>
    <w:rsid w:val="002B3DEF"/>
    <w:rsid w:val="002B3F6D"/>
    <w:rsid w:val="002B421E"/>
    <w:rsid w:val="002B4285"/>
    <w:rsid w:val="002B4490"/>
    <w:rsid w:val="002B4499"/>
    <w:rsid w:val="002B47A6"/>
    <w:rsid w:val="002B4807"/>
    <w:rsid w:val="002B4A55"/>
    <w:rsid w:val="002B4D54"/>
    <w:rsid w:val="002B4DF8"/>
    <w:rsid w:val="002B4E73"/>
    <w:rsid w:val="002B512C"/>
    <w:rsid w:val="002B5267"/>
    <w:rsid w:val="002B534E"/>
    <w:rsid w:val="002B53D2"/>
    <w:rsid w:val="002B5661"/>
    <w:rsid w:val="002B56BB"/>
    <w:rsid w:val="002B583F"/>
    <w:rsid w:val="002B594E"/>
    <w:rsid w:val="002B5D0C"/>
    <w:rsid w:val="002B5E16"/>
    <w:rsid w:val="002B5F14"/>
    <w:rsid w:val="002B6060"/>
    <w:rsid w:val="002B60F4"/>
    <w:rsid w:val="002B627F"/>
    <w:rsid w:val="002B637B"/>
    <w:rsid w:val="002B652E"/>
    <w:rsid w:val="002B6721"/>
    <w:rsid w:val="002B6DB5"/>
    <w:rsid w:val="002B6FA5"/>
    <w:rsid w:val="002B7029"/>
    <w:rsid w:val="002B7A49"/>
    <w:rsid w:val="002B7A97"/>
    <w:rsid w:val="002B7C8E"/>
    <w:rsid w:val="002B7DFF"/>
    <w:rsid w:val="002C00A6"/>
    <w:rsid w:val="002C01C2"/>
    <w:rsid w:val="002C0294"/>
    <w:rsid w:val="002C037C"/>
    <w:rsid w:val="002C06F4"/>
    <w:rsid w:val="002C0EB9"/>
    <w:rsid w:val="002C1926"/>
    <w:rsid w:val="002C19C8"/>
    <w:rsid w:val="002C1E2F"/>
    <w:rsid w:val="002C1E51"/>
    <w:rsid w:val="002C1E96"/>
    <w:rsid w:val="002C2073"/>
    <w:rsid w:val="002C210C"/>
    <w:rsid w:val="002C2224"/>
    <w:rsid w:val="002C240E"/>
    <w:rsid w:val="002C2545"/>
    <w:rsid w:val="002C2779"/>
    <w:rsid w:val="002C286D"/>
    <w:rsid w:val="002C29B6"/>
    <w:rsid w:val="002C2D3F"/>
    <w:rsid w:val="002C2DCE"/>
    <w:rsid w:val="002C3009"/>
    <w:rsid w:val="002C3189"/>
    <w:rsid w:val="002C3379"/>
    <w:rsid w:val="002C3418"/>
    <w:rsid w:val="002C3515"/>
    <w:rsid w:val="002C388D"/>
    <w:rsid w:val="002C3916"/>
    <w:rsid w:val="002C39CF"/>
    <w:rsid w:val="002C3A59"/>
    <w:rsid w:val="002C3B39"/>
    <w:rsid w:val="002C3B8B"/>
    <w:rsid w:val="002C3CDC"/>
    <w:rsid w:val="002C3CF6"/>
    <w:rsid w:val="002C3F0C"/>
    <w:rsid w:val="002C41C5"/>
    <w:rsid w:val="002C41CB"/>
    <w:rsid w:val="002C427F"/>
    <w:rsid w:val="002C42B3"/>
    <w:rsid w:val="002C42E2"/>
    <w:rsid w:val="002C450D"/>
    <w:rsid w:val="002C454D"/>
    <w:rsid w:val="002C47D1"/>
    <w:rsid w:val="002C494B"/>
    <w:rsid w:val="002C4973"/>
    <w:rsid w:val="002C4AC8"/>
    <w:rsid w:val="002C4B99"/>
    <w:rsid w:val="002C4C76"/>
    <w:rsid w:val="002C4C86"/>
    <w:rsid w:val="002C4E26"/>
    <w:rsid w:val="002C4F33"/>
    <w:rsid w:val="002C5006"/>
    <w:rsid w:val="002C50BF"/>
    <w:rsid w:val="002C5273"/>
    <w:rsid w:val="002C53E4"/>
    <w:rsid w:val="002C56EC"/>
    <w:rsid w:val="002C5989"/>
    <w:rsid w:val="002C59C0"/>
    <w:rsid w:val="002C59F6"/>
    <w:rsid w:val="002C5B6F"/>
    <w:rsid w:val="002C5EC3"/>
    <w:rsid w:val="002C60C0"/>
    <w:rsid w:val="002C612C"/>
    <w:rsid w:val="002C617B"/>
    <w:rsid w:val="002C6245"/>
    <w:rsid w:val="002C625F"/>
    <w:rsid w:val="002C680A"/>
    <w:rsid w:val="002C6873"/>
    <w:rsid w:val="002C68EF"/>
    <w:rsid w:val="002C690B"/>
    <w:rsid w:val="002C7269"/>
    <w:rsid w:val="002C72CD"/>
    <w:rsid w:val="002C79FA"/>
    <w:rsid w:val="002C7A58"/>
    <w:rsid w:val="002C7C13"/>
    <w:rsid w:val="002C7C4E"/>
    <w:rsid w:val="002C7E31"/>
    <w:rsid w:val="002D01C7"/>
    <w:rsid w:val="002D042C"/>
    <w:rsid w:val="002D060B"/>
    <w:rsid w:val="002D06FD"/>
    <w:rsid w:val="002D0B32"/>
    <w:rsid w:val="002D0B91"/>
    <w:rsid w:val="002D0DB9"/>
    <w:rsid w:val="002D1012"/>
    <w:rsid w:val="002D119F"/>
    <w:rsid w:val="002D12E7"/>
    <w:rsid w:val="002D14B8"/>
    <w:rsid w:val="002D1551"/>
    <w:rsid w:val="002D171B"/>
    <w:rsid w:val="002D17D5"/>
    <w:rsid w:val="002D198B"/>
    <w:rsid w:val="002D1A97"/>
    <w:rsid w:val="002D1DED"/>
    <w:rsid w:val="002D1F2B"/>
    <w:rsid w:val="002D1F30"/>
    <w:rsid w:val="002D24A5"/>
    <w:rsid w:val="002D2665"/>
    <w:rsid w:val="002D2EB2"/>
    <w:rsid w:val="002D2F35"/>
    <w:rsid w:val="002D302A"/>
    <w:rsid w:val="002D31AC"/>
    <w:rsid w:val="002D31CF"/>
    <w:rsid w:val="002D339F"/>
    <w:rsid w:val="002D361E"/>
    <w:rsid w:val="002D3746"/>
    <w:rsid w:val="002D3A44"/>
    <w:rsid w:val="002D3A86"/>
    <w:rsid w:val="002D419C"/>
    <w:rsid w:val="002D4361"/>
    <w:rsid w:val="002D462B"/>
    <w:rsid w:val="002D46AE"/>
    <w:rsid w:val="002D48EC"/>
    <w:rsid w:val="002D49FA"/>
    <w:rsid w:val="002D4AC3"/>
    <w:rsid w:val="002D4B5C"/>
    <w:rsid w:val="002D52F5"/>
    <w:rsid w:val="002D53C8"/>
    <w:rsid w:val="002D5425"/>
    <w:rsid w:val="002D5445"/>
    <w:rsid w:val="002D545E"/>
    <w:rsid w:val="002D56C6"/>
    <w:rsid w:val="002D59EB"/>
    <w:rsid w:val="002D5B52"/>
    <w:rsid w:val="002D5BE6"/>
    <w:rsid w:val="002D5C3C"/>
    <w:rsid w:val="002D5F5A"/>
    <w:rsid w:val="002D6049"/>
    <w:rsid w:val="002D62DB"/>
    <w:rsid w:val="002D63CA"/>
    <w:rsid w:val="002D63D0"/>
    <w:rsid w:val="002D6564"/>
    <w:rsid w:val="002D65E4"/>
    <w:rsid w:val="002D6984"/>
    <w:rsid w:val="002D6A57"/>
    <w:rsid w:val="002D6A6C"/>
    <w:rsid w:val="002D6D84"/>
    <w:rsid w:val="002D6D94"/>
    <w:rsid w:val="002D705A"/>
    <w:rsid w:val="002D7487"/>
    <w:rsid w:val="002D76F5"/>
    <w:rsid w:val="002D77DC"/>
    <w:rsid w:val="002D78EF"/>
    <w:rsid w:val="002D7B2F"/>
    <w:rsid w:val="002D7CBB"/>
    <w:rsid w:val="002D7CF7"/>
    <w:rsid w:val="002D7E29"/>
    <w:rsid w:val="002E00A0"/>
    <w:rsid w:val="002E035B"/>
    <w:rsid w:val="002E0567"/>
    <w:rsid w:val="002E065F"/>
    <w:rsid w:val="002E075A"/>
    <w:rsid w:val="002E1131"/>
    <w:rsid w:val="002E1681"/>
    <w:rsid w:val="002E17A7"/>
    <w:rsid w:val="002E193A"/>
    <w:rsid w:val="002E22D6"/>
    <w:rsid w:val="002E2477"/>
    <w:rsid w:val="002E24BB"/>
    <w:rsid w:val="002E27F8"/>
    <w:rsid w:val="002E28DC"/>
    <w:rsid w:val="002E29D9"/>
    <w:rsid w:val="002E2A3B"/>
    <w:rsid w:val="002E2A5C"/>
    <w:rsid w:val="002E2A5D"/>
    <w:rsid w:val="002E2A76"/>
    <w:rsid w:val="002E2A7A"/>
    <w:rsid w:val="002E2EC1"/>
    <w:rsid w:val="002E3628"/>
    <w:rsid w:val="002E37CD"/>
    <w:rsid w:val="002E3844"/>
    <w:rsid w:val="002E396D"/>
    <w:rsid w:val="002E3AD6"/>
    <w:rsid w:val="002E3B6B"/>
    <w:rsid w:val="002E3D72"/>
    <w:rsid w:val="002E3F75"/>
    <w:rsid w:val="002E3FFC"/>
    <w:rsid w:val="002E4116"/>
    <w:rsid w:val="002E4487"/>
    <w:rsid w:val="002E4B7A"/>
    <w:rsid w:val="002E4B9F"/>
    <w:rsid w:val="002E4F44"/>
    <w:rsid w:val="002E511E"/>
    <w:rsid w:val="002E5122"/>
    <w:rsid w:val="002E5506"/>
    <w:rsid w:val="002E593B"/>
    <w:rsid w:val="002E595D"/>
    <w:rsid w:val="002E59AF"/>
    <w:rsid w:val="002E5E24"/>
    <w:rsid w:val="002E5EED"/>
    <w:rsid w:val="002E5F33"/>
    <w:rsid w:val="002E5F63"/>
    <w:rsid w:val="002E607A"/>
    <w:rsid w:val="002E65B9"/>
    <w:rsid w:val="002E6638"/>
    <w:rsid w:val="002E685A"/>
    <w:rsid w:val="002E68B9"/>
    <w:rsid w:val="002E6ADB"/>
    <w:rsid w:val="002E6D1D"/>
    <w:rsid w:val="002E6E0D"/>
    <w:rsid w:val="002E6E9B"/>
    <w:rsid w:val="002E6EE9"/>
    <w:rsid w:val="002E7052"/>
    <w:rsid w:val="002E7180"/>
    <w:rsid w:val="002E74AC"/>
    <w:rsid w:val="002E75EF"/>
    <w:rsid w:val="002E77EC"/>
    <w:rsid w:val="002E7EED"/>
    <w:rsid w:val="002E7F27"/>
    <w:rsid w:val="002F000E"/>
    <w:rsid w:val="002F021C"/>
    <w:rsid w:val="002F0310"/>
    <w:rsid w:val="002F037A"/>
    <w:rsid w:val="002F04F6"/>
    <w:rsid w:val="002F056B"/>
    <w:rsid w:val="002F09E8"/>
    <w:rsid w:val="002F0D22"/>
    <w:rsid w:val="002F0D48"/>
    <w:rsid w:val="002F0D91"/>
    <w:rsid w:val="002F0FA4"/>
    <w:rsid w:val="002F116C"/>
    <w:rsid w:val="002F118D"/>
    <w:rsid w:val="002F11E0"/>
    <w:rsid w:val="002F1237"/>
    <w:rsid w:val="002F1463"/>
    <w:rsid w:val="002F1563"/>
    <w:rsid w:val="002F1634"/>
    <w:rsid w:val="002F188B"/>
    <w:rsid w:val="002F1953"/>
    <w:rsid w:val="002F1984"/>
    <w:rsid w:val="002F1A3E"/>
    <w:rsid w:val="002F1A7E"/>
    <w:rsid w:val="002F1E47"/>
    <w:rsid w:val="002F218D"/>
    <w:rsid w:val="002F2338"/>
    <w:rsid w:val="002F2713"/>
    <w:rsid w:val="002F2741"/>
    <w:rsid w:val="002F2777"/>
    <w:rsid w:val="002F2825"/>
    <w:rsid w:val="002F2851"/>
    <w:rsid w:val="002F2989"/>
    <w:rsid w:val="002F2A2C"/>
    <w:rsid w:val="002F2B2D"/>
    <w:rsid w:val="002F2C0B"/>
    <w:rsid w:val="002F2E90"/>
    <w:rsid w:val="002F320D"/>
    <w:rsid w:val="002F354A"/>
    <w:rsid w:val="002F3620"/>
    <w:rsid w:val="002F38BA"/>
    <w:rsid w:val="002F3A17"/>
    <w:rsid w:val="002F3ABF"/>
    <w:rsid w:val="002F3D40"/>
    <w:rsid w:val="002F3E1A"/>
    <w:rsid w:val="002F3F42"/>
    <w:rsid w:val="002F4124"/>
    <w:rsid w:val="002F41DC"/>
    <w:rsid w:val="002F4203"/>
    <w:rsid w:val="002F42C1"/>
    <w:rsid w:val="002F43F5"/>
    <w:rsid w:val="002F473A"/>
    <w:rsid w:val="002F486C"/>
    <w:rsid w:val="002F4A76"/>
    <w:rsid w:val="002F4AD2"/>
    <w:rsid w:val="002F4F9F"/>
    <w:rsid w:val="002F4FB1"/>
    <w:rsid w:val="002F4FFE"/>
    <w:rsid w:val="002F5095"/>
    <w:rsid w:val="002F50A0"/>
    <w:rsid w:val="002F5758"/>
    <w:rsid w:val="002F57E0"/>
    <w:rsid w:val="002F5C16"/>
    <w:rsid w:val="002F5D55"/>
    <w:rsid w:val="002F5E8B"/>
    <w:rsid w:val="002F68FB"/>
    <w:rsid w:val="002F6BCC"/>
    <w:rsid w:val="002F6C8D"/>
    <w:rsid w:val="002F6D56"/>
    <w:rsid w:val="002F6D7D"/>
    <w:rsid w:val="002F71D9"/>
    <w:rsid w:val="002F72BC"/>
    <w:rsid w:val="002F7366"/>
    <w:rsid w:val="002F7C3C"/>
    <w:rsid w:val="002F7CD1"/>
    <w:rsid w:val="002F7EF9"/>
    <w:rsid w:val="002F7F45"/>
    <w:rsid w:val="0030008D"/>
    <w:rsid w:val="0030018E"/>
    <w:rsid w:val="003006FE"/>
    <w:rsid w:val="003007C7"/>
    <w:rsid w:val="003007DC"/>
    <w:rsid w:val="00300944"/>
    <w:rsid w:val="00300A51"/>
    <w:rsid w:val="00300ADA"/>
    <w:rsid w:val="00300DE2"/>
    <w:rsid w:val="00300E25"/>
    <w:rsid w:val="003011DD"/>
    <w:rsid w:val="00301209"/>
    <w:rsid w:val="00301251"/>
    <w:rsid w:val="003012E5"/>
    <w:rsid w:val="003016A3"/>
    <w:rsid w:val="00302214"/>
    <w:rsid w:val="00302CA2"/>
    <w:rsid w:val="00302D5C"/>
    <w:rsid w:val="00302FB7"/>
    <w:rsid w:val="0030357B"/>
    <w:rsid w:val="00303648"/>
    <w:rsid w:val="0030364E"/>
    <w:rsid w:val="0030371F"/>
    <w:rsid w:val="003039B1"/>
    <w:rsid w:val="00303BB2"/>
    <w:rsid w:val="00303E4F"/>
    <w:rsid w:val="00304079"/>
    <w:rsid w:val="00304425"/>
    <w:rsid w:val="003044E4"/>
    <w:rsid w:val="00304523"/>
    <w:rsid w:val="00304541"/>
    <w:rsid w:val="00304698"/>
    <w:rsid w:val="003049DA"/>
    <w:rsid w:val="00304AF7"/>
    <w:rsid w:val="00304B0B"/>
    <w:rsid w:val="00304C32"/>
    <w:rsid w:val="00304D14"/>
    <w:rsid w:val="00304F05"/>
    <w:rsid w:val="00305180"/>
    <w:rsid w:val="00305289"/>
    <w:rsid w:val="0030540B"/>
    <w:rsid w:val="003054E0"/>
    <w:rsid w:val="0030571F"/>
    <w:rsid w:val="003059FF"/>
    <w:rsid w:val="0030612C"/>
    <w:rsid w:val="00306597"/>
    <w:rsid w:val="00306785"/>
    <w:rsid w:val="003067CA"/>
    <w:rsid w:val="00306805"/>
    <w:rsid w:val="003068A2"/>
    <w:rsid w:val="0030694F"/>
    <w:rsid w:val="00306EDE"/>
    <w:rsid w:val="00306F63"/>
    <w:rsid w:val="00307122"/>
    <w:rsid w:val="00307185"/>
    <w:rsid w:val="003074B9"/>
    <w:rsid w:val="003074DD"/>
    <w:rsid w:val="00307511"/>
    <w:rsid w:val="0030774D"/>
    <w:rsid w:val="0030777F"/>
    <w:rsid w:val="00307844"/>
    <w:rsid w:val="00307F68"/>
    <w:rsid w:val="00307F99"/>
    <w:rsid w:val="0031007E"/>
    <w:rsid w:val="003102B7"/>
    <w:rsid w:val="0031040C"/>
    <w:rsid w:val="003106E4"/>
    <w:rsid w:val="0031082F"/>
    <w:rsid w:val="00310837"/>
    <w:rsid w:val="0031098A"/>
    <w:rsid w:val="00310B27"/>
    <w:rsid w:val="00310BED"/>
    <w:rsid w:val="00310C1C"/>
    <w:rsid w:val="00310E83"/>
    <w:rsid w:val="00310F02"/>
    <w:rsid w:val="003111A4"/>
    <w:rsid w:val="00311325"/>
    <w:rsid w:val="00311327"/>
    <w:rsid w:val="00311479"/>
    <w:rsid w:val="0031159A"/>
    <w:rsid w:val="003116B2"/>
    <w:rsid w:val="003117B4"/>
    <w:rsid w:val="00311A7E"/>
    <w:rsid w:val="00311AE8"/>
    <w:rsid w:val="00311D1B"/>
    <w:rsid w:val="00311FDD"/>
    <w:rsid w:val="0031208D"/>
    <w:rsid w:val="0031220B"/>
    <w:rsid w:val="0031268F"/>
    <w:rsid w:val="00312815"/>
    <w:rsid w:val="003129AC"/>
    <w:rsid w:val="003129B1"/>
    <w:rsid w:val="00312C15"/>
    <w:rsid w:val="00312E16"/>
    <w:rsid w:val="003131C6"/>
    <w:rsid w:val="0031338B"/>
    <w:rsid w:val="0031341E"/>
    <w:rsid w:val="0031345E"/>
    <w:rsid w:val="003134FB"/>
    <w:rsid w:val="00313670"/>
    <w:rsid w:val="00313A86"/>
    <w:rsid w:val="00313ADE"/>
    <w:rsid w:val="00313FD2"/>
    <w:rsid w:val="0031406B"/>
    <w:rsid w:val="003142FC"/>
    <w:rsid w:val="003143D5"/>
    <w:rsid w:val="00314612"/>
    <w:rsid w:val="003149C8"/>
    <w:rsid w:val="00314DB9"/>
    <w:rsid w:val="00314EB0"/>
    <w:rsid w:val="00315302"/>
    <w:rsid w:val="003159E8"/>
    <w:rsid w:val="00315ABE"/>
    <w:rsid w:val="00315ADC"/>
    <w:rsid w:val="00315B3E"/>
    <w:rsid w:val="00315BD2"/>
    <w:rsid w:val="00316094"/>
    <w:rsid w:val="003160CE"/>
    <w:rsid w:val="003160F9"/>
    <w:rsid w:val="00316288"/>
    <w:rsid w:val="0031646A"/>
    <w:rsid w:val="003165B0"/>
    <w:rsid w:val="003168B1"/>
    <w:rsid w:val="00316915"/>
    <w:rsid w:val="00316A1E"/>
    <w:rsid w:val="00316F96"/>
    <w:rsid w:val="00316FD3"/>
    <w:rsid w:val="003170F2"/>
    <w:rsid w:val="0031740B"/>
    <w:rsid w:val="003174F9"/>
    <w:rsid w:val="0031771B"/>
    <w:rsid w:val="0031772A"/>
    <w:rsid w:val="00317748"/>
    <w:rsid w:val="00317C5E"/>
    <w:rsid w:val="00317E74"/>
    <w:rsid w:val="00320A7B"/>
    <w:rsid w:val="00320B68"/>
    <w:rsid w:val="00320CD9"/>
    <w:rsid w:val="00320DEB"/>
    <w:rsid w:val="00321124"/>
    <w:rsid w:val="00321258"/>
    <w:rsid w:val="0032127D"/>
    <w:rsid w:val="003213EC"/>
    <w:rsid w:val="003217F3"/>
    <w:rsid w:val="003218D2"/>
    <w:rsid w:val="00321936"/>
    <w:rsid w:val="00321D84"/>
    <w:rsid w:val="003220BF"/>
    <w:rsid w:val="00322282"/>
    <w:rsid w:val="003223AA"/>
    <w:rsid w:val="00322522"/>
    <w:rsid w:val="00322662"/>
    <w:rsid w:val="00322995"/>
    <w:rsid w:val="0032299F"/>
    <w:rsid w:val="00322C5C"/>
    <w:rsid w:val="00322FA5"/>
    <w:rsid w:val="00323190"/>
    <w:rsid w:val="003231A0"/>
    <w:rsid w:val="003231B3"/>
    <w:rsid w:val="003233A2"/>
    <w:rsid w:val="00323450"/>
    <w:rsid w:val="00323496"/>
    <w:rsid w:val="0032357D"/>
    <w:rsid w:val="003235F4"/>
    <w:rsid w:val="003238C1"/>
    <w:rsid w:val="00323A41"/>
    <w:rsid w:val="00323AC6"/>
    <w:rsid w:val="00323CEC"/>
    <w:rsid w:val="00323F44"/>
    <w:rsid w:val="00324052"/>
    <w:rsid w:val="0032405C"/>
    <w:rsid w:val="003240C4"/>
    <w:rsid w:val="0032423D"/>
    <w:rsid w:val="003243EB"/>
    <w:rsid w:val="00324409"/>
    <w:rsid w:val="0032454B"/>
    <w:rsid w:val="00324585"/>
    <w:rsid w:val="0032482B"/>
    <w:rsid w:val="0032494B"/>
    <w:rsid w:val="00324D05"/>
    <w:rsid w:val="00324E58"/>
    <w:rsid w:val="00324EB1"/>
    <w:rsid w:val="00324EFB"/>
    <w:rsid w:val="00324F20"/>
    <w:rsid w:val="0032500A"/>
    <w:rsid w:val="00325174"/>
    <w:rsid w:val="0032561E"/>
    <w:rsid w:val="00325775"/>
    <w:rsid w:val="00325E81"/>
    <w:rsid w:val="0032617A"/>
    <w:rsid w:val="00326323"/>
    <w:rsid w:val="0032647D"/>
    <w:rsid w:val="00326582"/>
    <w:rsid w:val="003267B1"/>
    <w:rsid w:val="00326853"/>
    <w:rsid w:val="003268A6"/>
    <w:rsid w:val="00326B9A"/>
    <w:rsid w:val="00326F3B"/>
    <w:rsid w:val="00327200"/>
    <w:rsid w:val="00327277"/>
    <w:rsid w:val="0032731F"/>
    <w:rsid w:val="0032737E"/>
    <w:rsid w:val="00327431"/>
    <w:rsid w:val="00327448"/>
    <w:rsid w:val="003274F1"/>
    <w:rsid w:val="00327534"/>
    <w:rsid w:val="00327546"/>
    <w:rsid w:val="003279CC"/>
    <w:rsid w:val="00327F7B"/>
    <w:rsid w:val="00327FEF"/>
    <w:rsid w:val="00330416"/>
    <w:rsid w:val="0033071A"/>
    <w:rsid w:val="003307BB"/>
    <w:rsid w:val="0033094A"/>
    <w:rsid w:val="00330A8F"/>
    <w:rsid w:val="00330BF0"/>
    <w:rsid w:val="00330EFC"/>
    <w:rsid w:val="00331058"/>
    <w:rsid w:val="0033107B"/>
    <w:rsid w:val="003310F4"/>
    <w:rsid w:val="0033123B"/>
    <w:rsid w:val="003314BF"/>
    <w:rsid w:val="003314DF"/>
    <w:rsid w:val="00331B63"/>
    <w:rsid w:val="00331CAE"/>
    <w:rsid w:val="00331E36"/>
    <w:rsid w:val="003322F8"/>
    <w:rsid w:val="00332512"/>
    <w:rsid w:val="00332619"/>
    <w:rsid w:val="0033265D"/>
    <w:rsid w:val="00332778"/>
    <w:rsid w:val="0033292C"/>
    <w:rsid w:val="003329E2"/>
    <w:rsid w:val="003329EC"/>
    <w:rsid w:val="003334EC"/>
    <w:rsid w:val="00333598"/>
    <w:rsid w:val="003335CB"/>
    <w:rsid w:val="00333883"/>
    <w:rsid w:val="003339BA"/>
    <w:rsid w:val="00333A9B"/>
    <w:rsid w:val="00333CB4"/>
    <w:rsid w:val="00333FB6"/>
    <w:rsid w:val="0033442B"/>
    <w:rsid w:val="00334448"/>
    <w:rsid w:val="00334624"/>
    <w:rsid w:val="003346C7"/>
    <w:rsid w:val="003347D8"/>
    <w:rsid w:val="00334950"/>
    <w:rsid w:val="00334AB6"/>
    <w:rsid w:val="00334AFA"/>
    <w:rsid w:val="00334B0D"/>
    <w:rsid w:val="00334C87"/>
    <w:rsid w:val="00334DC2"/>
    <w:rsid w:val="0033533A"/>
    <w:rsid w:val="00335489"/>
    <w:rsid w:val="0033549F"/>
    <w:rsid w:val="0033580F"/>
    <w:rsid w:val="00335AD1"/>
    <w:rsid w:val="00335B5B"/>
    <w:rsid w:val="00335D26"/>
    <w:rsid w:val="003360DA"/>
    <w:rsid w:val="003360DD"/>
    <w:rsid w:val="00336179"/>
    <w:rsid w:val="00336286"/>
    <w:rsid w:val="00336553"/>
    <w:rsid w:val="00336645"/>
    <w:rsid w:val="00336729"/>
    <w:rsid w:val="00336754"/>
    <w:rsid w:val="00336890"/>
    <w:rsid w:val="00336A75"/>
    <w:rsid w:val="00336A7F"/>
    <w:rsid w:val="00336B2F"/>
    <w:rsid w:val="00336CDC"/>
    <w:rsid w:val="00336E1C"/>
    <w:rsid w:val="00337171"/>
    <w:rsid w:val="003371FC"/>
    <w:rsid w:val="00337330"/>
    <w:rsid w:val="00337389"/>
    <w:rsid w:val="003376D6"/>
    <w:rsid w:val="00337AD0"/>
    <w:rsid w:val="00337BFD"/>
    <w:rsid w:val="00337D83"/>
    <w:rsid w:val="00337D97"/>
    <w:rsid w:val="00337FA5"/>
    <w:rsid w:val="00337FCB"/>
    <w:rsid w:val="00340056"/>
    <w:rsid w:val="003402F0"/>
    <w:rsid w:val="00340315"/>
    <w:rsid w:val="00340408"/>
    <w:rsid w:val="0034061F"/>
    <w:rsid w:val="00340700"/>
    <w:rsid w:val="00340B7C"/>
    <w:rsid w:val="00340CE3"/>
    <w:rsid w:val="00340F30"/>
    <w:rsid w:val="00340FD0"/>
    <w:rsid w:val="00341035"/>
    <w:rsid w:val="0034132C"/>
    <w:rsid w:val="00341438"/>
    <w:rsid w:val="00341568"/>
    <w:rsid w:val="003416A8"/>
    <w:rsid w:val="003419A5"/>
    <w:rsid w:val="00341A43"/>
    <w:rsid w:val="00341A6E"/>
    <w:rsid w:val="00341E72"/>
    <w:rsid w:val="00341F3A"/>
    <w:rsid w:val="00341FAA"/>
    <w:rsid w:val="003422DA"/>
    <w:rsid w:val="0034230B"/>
    <w:rsid w:val="003423BE"/>
    <w:rsid w:val="003424CD"/>
    <w:rsid w:val="0034257C"/>
    <w:rsid w:val="003425B9"/>
    <w:rsid w:val="003427D9"/>
    <w:rsid w:val="00342CE8"/>
    <w:rsid w:val="00342E06"/>
    <w:rsid w:val="00343156"/>
    <w:rsid w:val="003434D1"/>
    <w:rsid w:val="00343590"/>
    <w:rsid w:val="00343B0E"/>
    <w:rsid w:val="00343C91"/>
    <w:rsid w:val="00343CFB"/>
    <w:rsid w:val="00343CFC"/>
    <w:rsid w:val="00343F53"/>
    <w:rsid w:val="00344318"/>
    <w:rsid w:val="003443E0"/>
    <w:rsid w:val="0034443C"/>
    <w:rsid w:val="003444A9"/>
    <w:rsid w:val="003445DA"/>
    <w:rsid w:val="00344985"/>
    <w:rsid w:val="00344A80"/>
    <w:rsid w:val="00344A82"/>
    <w:rsid w:val="00344B28"/>
    <w:rsid w:val="00344CB6"/>
    <w:rsid w:val="00344D15"/>
    <w:rsid w:val="0034501C"/>
    <w:rsid w:val="003450E7"/>
    <w:rsid w:val="00345425"/>
    <w:rsid w:val="003457C8"/>
    <w:rsid w:val="00345C55"/>
    <w:rsid w:val="00345CFC"/>
    <w:rsid w:val="00345EF5"/>
    <w:rsid w:val="0034603C"/>
    <w:rsid w:val="00346228"/>
    <w:rsid w:val="0034637C"/>
    <w:rsid w:val="003465F1"/>
    <w:rsid w:val="003466B0"/>
    <w:rsid w:val="00346CA3"/>
    <w:rsid w:val="0034701A"/>
    <w:rsid w:val="003472ED"/>
    <w:rsid w:val="003479E0"/>
    <w:rsid w:val="003479EC"/>
    <w:rsid w:val="00347DC4"/>
    <w:rsid w:val="0035008C"/>
    <w:rsid w:val="00350092"/>
    <w:rsid w:val="00350516"/>
    <w:rsid w:val="003505AA"/>
    <w:rsid w:val="00350913"/>
    <w:rsid w:val="00350D14"/>
    <w:rsid w:val="00350DEE"/>
    <w:rsid w:val="00350E4C"/>
    <w:rsid w:val="00351019"/>
    <w:rsid w:val="003516F5"/>
    <w:rsid w:val="003517BD"/>
    <w:rsid w:val="00351A55"/>
    <w:rsid w:val="00351C1E"/>
    <w:rsid w:val="00351D22"/>
    <w:rsid w:val="00351D57"/>
    <w:rsid w:val="00351FA9"/>
    <w:rsid w:val="00351FB9"/>
    <w:rsid w:val="003520E9"/>
    <w:rsid w:val="00352493"/>
    <w:rsid w:val="003524B1"/>
    <w:rsid w:val="00352811"/>
    <w:rsid w:val="00352A48"/>
    <w:rsid w:val="00352D64"/>
    <w:rsid w:val="00352EF8"/>
    <w:rsid w:val="0035322C"/>
    <w:rsid w:val="00353329"/>
    <w:rsid w:val="003533A6"/>
    <w:rsid w:val="0035345B"/>
    <w:rsid w:val="003536AB"/>
    <w:rsid w:val="00353A33"/>
    <w:rsid w:val="00353A96"/>
    <w:rsid w:val="00353D78"/>
    <w:rsid w:val="00353F4E"/>
    <w:rsid w:val="00354101"/>
    <w:rsid w:val="003541F6"/>
    <w:rsid w:val="00354409"/>
    <w:rsid w:val="003548B0"/>
    <w:rsid w:val="00354BB4"/>
    <w:rsid w:val="003554B6"/>
    <w:rsid w:val="0035561E"/>
    <w:rsid w:val="00355890"/>
    <w:rsid w:val="00355898"/>
    <w:rsid w:val="003559AA"/>
    <w:rsid w:val="003559F7"/>
    <w:rsid w:val="00355B79"/>
    <w:rsid w:val="00355EED"/>
    <w:rsid w:val="00355F9E"/>
    <w:rsid w:val="003563B4"/>
    <w:rsid w:val="00356756"/>
    <w:rsid w:val="00356BF1"/>
    <w:rsid w:val="00356D40"/>
    <w:rsid w:val="0035739B"/>
    <w:rsid w:val="003576C4"/>
    <w:rsid w:val="003579C0"/>
    <w:rsid w:val="00357C77"/>
    <w:rsid w:val="00357D2C"/>
    <w:rsid w:val="00357EBA"/>
    <w:rsid w:val="0036003A"/>
    <w:rsid w:val="0036055F"/>
    <w:rsid w:val="00360605"/>
    <w:rsid w:val="003606C4"/>
    <w:rsid w:val="00360B9D"/>
    <w:rsid w:val="00360EB5"/>
    <w:rsid w:val="00361037"/>
    <w:rsid w:val="0036119F"/>
    <w:rsid w:val="0036149B"/>
    <w:rsid w:val="00361584"/>
    <w:rsid w:val="0036174A"/>
    <w:rsid w:val="00361787"/>
    <w:rsid w:val="003617A7"/>
    <w:rsid w:val="00361FDC"/>
    <w:rsid w:val="0036266B"/>
    <w:rsid w:val="00362759"/>
    <w:rsid w:val="00362A8C"/>
    <w:rsid w:val="00362AD2"/>
    <w:rsid w:val="00362AEC"/>
    <w:rsid w:val="00363084"/>
    <w:rsid w:val="00363115"/>
    <w:rsid w:val="0036327D"/>
    <w:rsid w:val="00363322"/>
    <w:rsid w:val="0036352E"/>
    <w:rsid w:val="003636BC"/>
    <w:rsid w:val="003639F2"/>
    <w:rsid w:val="00363A06"/>
    <w:rsid w:val="00363CBD"/>
    <w:rsid w:val="00363F3D"/>
    <w:rsid w:val="00363FE3"/>
    <w:rsid w:val="0036412E"/>
    <w:rsid w:val="0036440C"/>
    <w:rsid w:val="0036478F"/>
    <w:rsid w:val="00364B16"/>
    <w:rsid w:val="00364DDE"/>
    <w:rsid w:val="00364FDE"/>
    <w:rsid w:val="003650ED"/>
    <w:rsid w:val="003651FE"/>
    <w:rsid w:val="0036541D"/>
    <w:rsid w:val="00365499"/>
    <w:rsid w:val="003655BB"/>
    <w:rsid w:val="0036582E"/>
    <w:rsid w:val="00365A6B"/>
    <w:rsid w:val="00365D6B"/>
    <w:rsid w:val="00365EC0"/>
    <w:rsid w:val="0036605A"/>
    <w:rsid w:val="00366322"/>
    <w:rsid w:val="0036663D"/>
    <w:rsid w:val="00366900"/>
    <w:rsid w:val="00366CFF"/>
    <w:rsid w:val="00366F5B"/>
    <w:rsid w:val="00367244"/>
    <w:rsid w:val="00367590"/>
    <w:rsid w:val="0036763F"/>
    <w:rsid w:val="00367745"/>
    <w:rsid w:val="00367937"/>
    <w:rsid w:val="00367CF2"/>
    <w:rsid w:val="00367D9E"/>
    <w:rsid w:val="00370531"/>
    <w:rsid w:val="00370539"/>
    <w:rsid w:val="00370618"/>
    <w:rsid w:val="00370729"/>
    <w:rsid w:val="003708DB"/>
    <w:rsid w:val="00370A0F"/>
    <w:rsid w:val="00370C8F"/>
    <w:rsid w:val="00370CAC"/>
    <w:rsid w:val="00371067"/>
    <w:rsid w:val="00371083"/>
    <w:rsid w:val="003710B7"/>
    <w:rsid w:val="00371332"/>
    <w:rsid w:val="00371688"/>
    <w:rsid w:val="00371888"/>
    <w:rsid w:val="00371B22"/>
    <w:rsid w:val="00371BCF"/>
    <w:rsid w:val="00371DA2"/>
    <w:rsid w:val="00372131"/>
    <w:rsid w:val="003721A9"/>
    <w:rsid w:val="003723AD"/>
    <w:rsid w:val="003725E4"/>
    <w:rsid w:val="00372784"/>
    <w:rsid w:val="003728AB"/>
    <w:rsid w:val="00372B92"/>
    <w:rsid w:val="00372BB0"/>
    <w:rsid w:val="00372E0B"/>
    <w:rsid w:val="003730E2"/>
    <w:rsid w:val="003730F2"/>
    <w:rsid w:val="0037319B"/>
    <w:rsid w:val="00373271"/>
    <w:rsid w:val="00373357"/>
    <w:rsid w:val="0037351A"/>
    <w:rsid w:val="003737FA"/>
    <w:rsid w:val="00373ADD"/>
    <w:rsid w:val="00373BEC"/>
    <w:rsid w:val="00373C50"/>
    <w:rsid w:val="00373C5B"/>
    <w:rsid w:val="00373E04"/>
    <w:rsid w:val="00373E22"/>
    <w:rsid w:val="00373E8F"/>
    <w:rsid w:val="00373F16"/>
    <w:rsid w:val="003742A8"/>
    <w:rsid w:val="0037433F"/>
    <w:rsid w:val="003743F9"/>
    <w:rsid w:val="00374704"/>
    <w:rsid w:val="003747D9"/>
    <w:rsid w:val="00374892"/>
    <w:rsid w:val="00374899"/>
    <w:rsid w:val="0037496F"/>
    <w:rsid w:val="00374A47"/>
    <w:rsid w:val="00374A84"/>
    <w:rsid w:val="00374DC8"/>
    <w:rsid w:val="00374E84"/>
    <w:rsid w:val="003753A4"/>
    <w:rsid w:val="003753DE"/>
    <w:rsid w:val="003753FA"/>
    <w:rsid w:val="00375871"/>
    <w:rsid w:val="00375921"/>
    <w:rsid w:val="00375AA6"/>
    <w:rsid w:val="00375E9C"/>
    <w:rsid w:val="00376286"/>
    <w:rsid w:val="003762E0"/>
    <w:rsid w:val="003767C1"/>
    <w:rsid w:val="00376878"/>
    <w:rsid w:val="00376C91"/>
    <w:rsid w:val="00376D95"/>
    <w:rsid w:val="003770FF"/>
    <w:rsid w:val="00377501"/>
    <w:rsid w:val="0037752A"/>
    <w:rsid w:val="00377567"/>
    <w:rsid w:val="003775BD"/>
    <w:rsid w:val="0037770A"/>
    <w:rsid w:val="00377915"/>
    <w:rsid w:val="00377E68"/>
    <w:rsid w:val="00377EEE"/>
    <w:rsid w:val="003800FA"/>
    <w:rsid w:val="003804A4"/>
    <w:rsid w:val="003806EC"/>
    <w:rsid w:val="003807AA"/>
    <w:rsid w:val="00380968"/>
    <w:rsid w:val="00380A6A"/>
    <w:rsid w:val="00380A96"/>
    <w:rsid w:val="00380C83"/>
    <w:rsid w:val="00381029"/>
    <w:rsid w:val="00381352"/>
    <w:rsid w:val="0038138B"/>
    <w:rsid w:val="00381451"/>
    <w:rsid w:val="003815D0"/>
    <w:rsid w:val="003815DC"/>
    <w:rsid w:val="003816EF"/>
    <w:rsid w:val="0038189B"/>
    <w:rsid w:val="00381904"/>
    <w:rsid w:val="00381AD7"/>
    <w:rsid w:val="00381B9E"/>
    <w:rsid w:val="00381CA4"/>
    <w:rsid w:val="00381D13"/>
    <w:rsid w:val="00381D2F"/>
    <w:rsid w:val="00381D49"/>
    <w:rsid w:val="00381D9E"/>
    <w:rsid w:val="00381F13"/>
    <w:rsid w:val="00381FFD"/>
    <w:rsid w:val="003822CF"/>
    <w:rsid w:val="003827B9"/>
    <w:rsid w:val="00382980"/>
    <w:rsid w:val="00382B97"/>
    <w:rsid w:val="00382C61"/>
    <w:rsid w:val="00383337"/>
    <w:rsid w:val="00383341"/>
    <w:rsid w:val="003833C3"/>
    <w:rsid w:val="00383452"/>
    <w:rsid w:val="00383483"/>
    <w:rsid w:val="00383580"/>
    <w:rsid w:val="00383657"/>
    <w:rsid w:val="00383704"/>
    <w:rsid w:val="003838F5"/>
    <w:rsid w:val="003839EE"/>
    <w:rsid w:val="00383D4D"/>
    <w:rsid w:val="00383E60"/>
    <w:rsid w:val="00383FB8"/>
    <w:rsid w:val="003840E5"/>
    <w:rsid w:val="0038415B"/>
    <w:rsid w:val="0038480D"/>
    <w:rsid w:val="00384875"/>
    <w:rsid w:val="00384D08"/>
    <w:rsid w:val="00384D39"/>
    <w:rsid w:val="00384D96"/>
    <w:rsid w:val="003855B4"/>
    <w:rsid w:val="00385674"/>
    <w:rsid w:val="003858FA"/>
    <w:rsid w:val="003859E8"/>
    <w:rsid w:val="0038605D"/>
    <w:rsid w:val="00386566"/>
    <w:rsid w:val="00386570"/>
    <w:rsid w:val="0038696E"/>
    <w:rsid w:val="00386B51"/>
    <w:rsid w:val="00386B7A"/>
    <w:rsid w:val="00386D8A"/>
    <w:rsid w:val="00386E0F"/>
    <w:rsid w:val="00387231"/>
    <w:rsid w:val="00387819"/>
    <w:rsid w:val="003879A6"/>
    <w:rsid w:val="00387AAD"/>
    <w:rsid w:val="00387AC6"/>
    <w:rsid w:val="00387ADE"/>
    <w:rsid w:val="00387C59"/>
    <w:rsid w:val="00387CC6"/>
    <w:rsid w:val="00387D03"/>
    <w:rsid w:val="003900F7"/>
    <w:rsid w:val="003900FC"/>
    <w:rsid w:val="00390262"/>
    <w:rsid w:val="003907FA"/>
    <w:rsid w:val="00390876"/>
    <w:rsid w:val="00390A14"/>
    <w:rsid w:val="00390CDA"/>
    <w:rsid w:val="00391094"/>
    <w:rsid w:val="00391338"/>
    <w:rsid w:val="003913B6"/>
    <w:rsid w:val="00391478"/>
    <w:rsid w:val="00391594"/>
    <w:rsid w:val="003916C1"/>
    <w:rsid w:val="0039179E"/>
    <w:rsid w:val="003918E1"/>
    <w:rsid w:val="00391BB5"/>
    <w:rsid w:val="00391CED"/>
    <w:rsid w:val="00391D64"/>
    <w:rsid w:val="00391E6D"/>
    <w:rsid w:val="00392171"/>
    <w:rsid w:val="003921A5"/>
    <w:rsid w:val="00392328"/>
    <w:rsid w:val="003924B2"/>
    <w:rsid w:val="00392816"/>
    <w:rsid w:val="0039282B"/>
    <w:rsid w:val="00392947"/>
    <w:rsid w:val="0039295E"/>
    <w:rsid w:val="00392BB7"/>
    <w:rsid w:val="00392C39"/>
    <w:rsid w:val="00392CA8"/>
    <w:rsid w:val="00392F2B"/>
    <w:rsid w:val="00393067"/>
    <w:rsid w:val="003932A2"/>
    <w:rsid w:val="00393324"/>
    <w:rsid w:val="0039352D"/>
    <w:rsid w:val="003936BF"/>
    <w:rsid w:val="00393874"/>
    <w:rsid w:val="00393941"/>
    <w:rsid w:val="00393947"/>
    <w:rsid w:val="0039397C"/>
    <w:rsid w:val="00393A74"/>
    <w:rsid w:val="00393B4E"/>
    <w:rsid w:val="00393C22"/>
    <w:rsid w:val="00393C8E"/>
    <w:rsid w:val="00393CD3"/>
    <w:rsid w:val="0039402E"/>
    <w:rsid w:val="00394085"/>
    <w:rsid w:val="00394235"/>
    <w:rsid w:val="00394281"/>
    <w:rsid w:val="00394459"/>
    <w:rsid w:val="00394620"/>
    <w:rsid w:val="00394777"/>
    <w:rsid w:val="003947A5"/>
    <w:rsid w:val="003949F1"/>
    <w:rsid w:val="00394A07"/>
    <w:rsid w:val="00394A12"/>
    <w:rsid w:val="00394BB1"/>
    <w:rsid w:val="00394D02"/>
    <w:rsid w:val="003950B7"/>
    <w:rsid w:val="00395766"/>
    <w:rsid w:val="00395A18"/>
    <w:rsid w:val="00395BED"/>
    <w:rsid w:val="00395EFC"/>
    <w:rsid w:val="003960EB"/>
    <w:rsid w:val="003960F5"/>
    <w:rsid w:val="00396123"/>
    <w:rsid w:val="0039621D"/>
    <w:rsid w:val="00396229"/>
    <w:rsid w:val="0039625C"/>
    <w:rsid w:val="00396360"/>
    <w:rsid w:val="003963C9"/>
    <w:rsid w:val="00396631"/>
    <w:rsid w:val="0039667E"/>
    <w:rsid w:val="00396796"/>
    <w:rsid w:val="00396C98"/>
    <w:rsid w:val="00396CA1"/>
    <w:rsid w:val="00397014"/>
    <w:rsid w:val="003973F5"/>
    <w:rsid w:val="003975FA"/>
    <w:rsid w:val="00397CEB"/>
    <w:rsid w:val="003A0052"/>
    <w:rsid w:val="003A03F8"/>
    <w:rsid w:val="003A0985"/>
    <w:rsid w:val="003A0A9C"/>
    <w:rsid w:val="003A0C6F"/>
    <w:rsid w:val="003A106A"/>
    <w:rsid w:val="003A10CF"/>
    <w:rsid w:val="003A11D4"/>
    <w:rsid w:val="003A1457"/>
    <w:rsid w:val="003A16A7"/>
    <w:rsid w:val="003A18D8"/>
    <w:rsid w:val="003A1909"/>
    <w:rsid w:val="003A1ACD"/>
    <w:rsid w:val="003A1B84"/>
    <w:rsid w:val="003A1BEB"/>
    <w:rsid w:val="003A1EB6"/>
    <w:rsid w:val="003A1F7B"/>
    <w:rsid w:val="003A213D"/>
    <w:rsid w:val="003A21ED"/>
    <w:rsid w:val="003A2480"/>
    <w:rsid w:val="003A24DE"/>
    <w:rsid w:val="003A25C1"/>
    <w:rsid w:val="003A2A0F"/>
    <w:rsid w:val="003A2AFA"/>
    <w:rsid w:val="003A2B7B"/>
    <w:rsid w:val="003A2CFD"/>
    <w:rsid w:val="003A31F6"/>
    <w:rsid w:val="003A3210"/>
    <w:rsid w:val="003A3223"/>
    <w:rsid w:val="003A3298"/>
    <w:rsid w:val="003A32D0"/>
    <w:rsid w:val="003A384B"/>
    <w:rsid w:val="003A40C4"/>
    <w:rsid w:val="003A43ED"/>
    <w:rsid w:val="003A43F4"/>
    <w:rsid w:val="003A474A"/>
    <w:rsid w:val="003A480F"/>
    <w:rsid w:val="003A48E6"/>
    <w:rsid w:val="003A4D4B"/>
    <w:rsid w:val="003A4E54"/>
    <w:rsid w:val="003A4FF1"/>
    <w:rsid w:val="003A52C7"/>
    <w:rsid w:val="003A55BB"/>
    <w:rsid w:val="003A55BD"/>
    <w:rsid w:val="003A5604"/>
    <w:rsid w:val="003A5E51"/>
    <w:rsid w:val="003A5E5A"/>
    <w:rsid w:val="003A5FF5"/>
    <w:rsid w:val="003A6535"/>
    <w:rsid w:val="003A6C67"/>
    <w:rsid w:val="003A6CCF"/>
    <w:rsid w:val="003A7029"/>
    <w:rsid w:val="003A722B"/>
    <w:rsid w:val="003A7265"/>
    <w:rsid w:val="003A72AE"/>
    <w:rsid w:val="003A7760"/>
    <w:rsid w:val="003A79B6"/>
    <w:rsid w:val="003A7CB4"/>
    <w:rsid w:val="003A7F36"/>
    <w:rsid w:val="003A7F8E"/>
    <w:rsid w:val="003B006D"/>
    <w:rsid w:val="003B0125"/>
    <w:rsid w:val="003B0285"/>
    <w:rsid w:val="003B02E8"/>
    <w:rsid w:val="003B033B"/>
    <w:rsid w:val="003B03B2"/>
    <w:rsid w:val="003B06B1"/>
    <w:rsid w:val="003B07D1"/>
    <w:rsid w:val="003B102C"/>
    <w:rsid w:val="003B10D9"/>
    <w:rsid w:val="003B11D6"/>
    <w:rsid w:val="003B1493"/>
    <w:rsid w:val="003B199A"/>
    <w:rsid w:val="003B1AF2"/>
    <w:rsid w:val="003B1BEB"/>
    <w:rsid w:val="003B1E3F"/>
    <w:rsid w:val="003B1FC8"/>
    <w:rsid w:val="003B254E"/>
    <w:rsid w:val="003B2587"/>
    <w:rsid w:val="003B2A19"/>
    <w:rsid w:val="003B2B9A"/>
    <w:rsid w:val="003B2D97"/>
    <w:rsid w:val="003B3482"/>
    <w:rsid w:val="003B3618"/>
    <w:rsid w:val="003B3E18"/>
    <w:rsid w:val="003B3EE3"/>
    <w:rsid w:val="003B430A"/>
    <w:rsid w:val="003B4325"/>
    <w:rsid w:val="003B4433"/>
    <w:rsid w:val="003B44B4"/>
    <w:rsid w:val="003B44B8"/>
    <w:rsid w:val="003B4872"/>
    <w:rsid w:val="003B4AD1"/>
    <w:rsid w:val="003B50C3"/>
    <w:rsid w:val="003B50F1"/>
    <w:rsid w:val="003B5149"/>
    <w:rsid w:val="003B5287"/>
    <w:rsid w:val="003B56BA"/>
    <w:rsid w:val="003B5746"/>
    <w:rsid w:val="003B57BD"/>
    <w:rsid w:val="003B5809"/>
    <w:rsid w:val="003B580E"/>
    <w:rsid w:val="003B58D7"/>
    <w:rsid w:val="003B5A6F"/>
    <w:rsid w:val="003B5CE0"/>
    <w:rsid w:val="003B5E63"/>
    <w:rsid w:val="003B5EA0"/>
    <w:rsid w:val="003B601E"/>
    <w:rsid w:val="003B6375"/>
    <w:rsid w:val="003B65CC"/>
    <w:rsid w:val="003B682B"/>
    <w:rsid w:val="003B68C1"/>
    <w:rsid w:val="003B698D"/>
    <w:rsid w:val="003B6C9A"/>
    <w:rsid w:val="003B6CB9"/>
    <w:rsid w:val="003B6E2C"/>
    <w:rsid w:val="003B6FC3"/>
    <w:rsid w:val="003B717B"/>
    <w:rsid w:val="003B71A9"/>
    <w:rsid w:val="003B742C"/>
    <w:rsid w:val="003B764B"/>
    <w:rsid w:val="003B7CCD"/>
    <w:rsid w:val="003B7D05"/>
    <w:rsid w:val="003B7F64"/>
    <w:rsid w:val="003B7FCC"/>
    <w:rsid w:val="003C009B"/>
    <w:rsid w:val="003C0141"/>
    <w:rsid w:val="003C01AA"/>
    <w:rsid w:val="003C02C2"/>
    <w:rsid w:val="003C0543"/>
    <w:rsid w:val="003C0825"/>
    <w:rsid w:val="003C0B34"/>
    <w:rsid w:val="003C0C97"/>
    <w:rsid w:val="003C0CEE"/>
    <w:rsid w:val="003C0D98"/>
    <w:rsid w:val="003C0F05"/>
    <w:rsid w:val="003C1212"/>
    <w:rsid w:val="003C1350"/>
    <w:rsid w:val="003C13AA"/>
    <w:rsid w:val="003C1400"/>
    <w:rsid w:val="003C1519"/>
    <w:rsid w:val="003C1602"/>
    <w:rsid w:val="003C1703"/>
    <w:rsid w:val="003C175D"/>
    <w:rsid w:val="003C17E4"/>
    <w:rsid w:val="003C1B09"/>
    <w:rsid w:val="003C1CBF"/>
    <w:rsid w:val="003C1E27"/>
    <w:rsid w:val="003C1EFF"/>
    <w:rsid w:val="003C21A4"/>
    <w:rsid w:val="003C21C2"/>
    <w:rsid w:val="003C21D5"/>
    <w:rsid w:val="003C2908"/>
    <w:rsid w:val="003C29B4"/>
    <w:rsid w:val="003C2CF3"/>
    <w:rsid w:val="003C2DC7"/>
    <w:rsid w:val="003C3316"/>
    <w:rsid w:val="003C3680"/>
    <w:rsid w:val="003C3783"/>
    <w:rsid w:val="003C3A11"/>
    <w:rsid w:val="003C3B1E"/>
    <w:rsid w:val="003C3C57"/>
    <w:rsid w:val="003C3D55"/>
    <w:rsid w:val="003C40C9"/>
    <w:rsid w:val="003C4147"/>
    <w:rsid w:val="003C4378"/>
    <w:rsid w:val="003C450D"/>
    <w:rsid w:val="003C49EC"/>
    <w:rsid w:val="003C4BE7"/>
    <w:rsid w:val="003C4E3C"/>
    <w:rsid w:val="003C4E7A"/>
    <w:rsid w:val="003C4F98"/>
    <w:rsid w:val="003C4FE8"/>
    <w:rsid w:val="003C513D"/>
    <w:rsid w:val="003C5735"/>
    <w:rsid w:val="003C5941"/>
    <w:rsid w:val="003C5999"/>
    <w:rsid w:val="003C59A3"/>
    <w:rsid w:val="003C5B6C"/>
    <w:rsid w:val="003C5C5F"/>
    <w:rsid w:val="003C615A"/>
    <w:rsid w:val="003C61D1"/>
    <w:rsid w:val="003C654B"/>
    <w:rsid w:val="003C65C6"/>
    <w:rsid w:val="003C67B4"/>
    <w:rsid w:val="003C6890"/>
    <w:rsid w:val="003C6913"/>
    <w:rsid w:val="003C6A73"/>
    <w:rsid w:val="003C6CB3"/>
    <w:rsid w:val="003C6CDF"/>
    <w:rsid w:val="003C6E21"/>
    <w:rsid w:val="003C6F37"/>
    <w:rsid w:val="003C7264"/>
    <w:rsid w:val="003C7386"/>
    <w:rsid w:val="003C7393"/>
    <w:rsid w:val="003C73C8"/>
    <w:rsid w:val="003C75AD"/>
    <w:rsid w:val="003C771A"/>
    <w:rsid w:val="003C7842"/>
    <w:rsid w:val="003C79AA"/>
    <w:rsid w:val="003C7A40"/>
    <w:rsid w:val="003C7C93"/>
    <w:rsid w:val="003C7D89"/>
    <w:rsid w:val="003C7DC9"/>
    <w:rsid w:val="003D00F0"/>
    <w:rsid w:val="003D024F"/>
    <w:rsid w:val="003D046C"/>
    <w:rsid w:val="003D046E"/>
    <w:rsid w:val="003D04C7"/>
    <w:rsid w:val="003D06C5"/>
    <w:rsid w:val="003D09AD"/>
    <w:rsid w:val="003D0A22"/>
    <w:rsid w:val="003D0C97"/>
    <w:rsid w:val="003D0EAA"/>
    <w:rsid w:val="003D0F24"/>
    <w:rsid w:val="003D0F6B"/>
    <w:rsid w:val="003D0FE8"/>
    <w:rsid w:val="003D115F"/>
    <w:rsid w:val="003D11DC"/>
    <w:rsid w:val="003D11FF"/>
    <w:rsid w:val="003D1214"/>
    <w:rsid w:val="003D12BF"/>
    <w:rsid w:val="003D12CF"/>
    <w:rsid w:val="003D1646"/>
    <w:rsid w:val="003D1709"/>
    <w:rsid w:val="003D1A93"/>
    <w:rsid w:val="003D1B0C"/>
    <w:rsid w:val="003D1B9E"/>
    <w:rsid w:val="003D1C6A"/>
    <w:rsid w:val="003D1E83"/>
    <w:rsid w:val="003D1F4B"/>
    <w:rsid w:val="003D1FF9"/>
    <w:rsid w:val="003D2082"/>
    <w:rsid w:val="003D2659"/>
    <w:rsid w:val="003D298C"/>
    <w:rsid w:val="003D2A1C"/>
    <w:rsid w:val="003D2E90"/>
    <w:rsid w:val="003D2F80"/>
    <w:rsid w:val="003D32EC"/>
    <w:rsid w:val="003D330B"/>
    <w:rsid w:val="003D36C8"/>
    <w:rsid w:val="003D3888"/>
    <w:rsid w:val="003D3A6C"/>
    <w:rsid w:val="003D3DAE"/>
    <w:rsid w:val="003D4579"/>
    <w:rsid w:val="003D4740"/>
    <w:rsid w:val="003D4965"/>
    <w:rsid w:val="003D4A2D"/>
    <w:rsid w:val="003D4B46"/>
    <w:rsid w:val="003D4C07"/>
    <w:rsid w:val="003D4EF7"/>
    <w:rsid w:val="003D5373"/>
    <w:rsid w:val="003D5596"/>
    <w:rsid w:val="003D5A32"/>
    <w:rsid w:val="003D5BCD"/>
    <w:rsid w:val="003D611B"/>
    <w:rsid w:val="003D6160"/>
    <w:rsid w:val="003D633B"/>
    <w:rsid w:val="003D6407"/>
    <w:rsid w:val="003D677A"/>
    <w:rsid w:val="003D68B6"/>
    <w:rsid w:val="003D6909"/>
    <w:rsid w:val="003D69FD"/>
    <w:rsid w:val="003D6A0A"/>
    <w:rsid w:val="003D6C66"/>
    <w:rsid w:val="003D6E4C"/>
    <w:rsid w:val="003D6E51"/>
    <w:rsid w:val="003D71C4"/>
    <w:rsid w:val="003D7469"/>
    <w:rsid w:val="003D7757"/>
    <w:rsid w:val="003D7773"/>
    <w:rsid w:val="003D7EC5"/>
    <w:rsid w:val="003D7FB0"/>
    <w:rsid w:val="003E02D7"/>
    <w:rsid w:val="003E03C0"/>
    <w:rsid w:val="003E049E"/>
    <w:rsid w:val="003E070D"/>
    <w:rsid w:val="003E0783"/>
    <w:rsid w:val="003E088A"/>
    <w:rsid w:val="003E0A73"/>
    <w:rsid w:val="003E0D75"/>
    <w:rsid w:val="003E0F71"/>
    <w:rsid w:val="003E10E1"/>
    <w:rsid w:val="003E14F9"/>
    <w:rsid w:val="003E1744"/>
    <w:rsid w:val="003E1A09"/>
    <w:rsid w:val="003E1AFA"/>
    <w:rsid w:val="003E1B36"/>
    <w:rsid w:val="003E1DD0"/>
    <w:rsid w:val="003E2284"/>
    <w:rsid w:val="003E2678"/>
    <w:rsid w:val="003E2A5D"/>
    <w:rsid w:val="003E2B36"/>
    <w:rsid w:val="003E2CB6"/>
    <w:rsid w:val="003E2CC4"/>
    <w:rsid w:val="003E2F91"/>
    <w:rsid w:val="003E302C"/>
    <w:rsid w:val="003E3249"/>
    <w:rsid w:val="003E3308"/>
    <w:rsid w:val="003E33B6"/>
    <w:rsid w:val="003E347B"/>
    <w:rsid w:val="003E3501"/>
    <w:rsid w:val="003E35A4"/>
    <w:rsid w:val="003E3A7D"/>
    <w:rsid w:val="003E3AF9"/>
    <w:rsid w:val="003E3C29"/>
    <w:rsid w:val="003E3C81"/>
    <w:rsid w:val="003E4134"/>
    <w:rsid w:val="003E4570"/>
    <w:rsid w:val="003E4590"/>
    <w:rsid w:val="003E4629"/>
    <w:rsid w:val="003E4644"/>
    <w:rsid w:val="003E47B5"/>
    <w:rsid w:val="003E4A78"/>
    <w:rsid w:val="003E5038"/>
    <w:rsid w:val="003E508E"/>
    <w:rsid w:val="003E538B"/>
    <w:rsid w:val="003E59BC"/>
    <w:rsid w:val="003E5AFC"/>
    <w:rsid w:val="003E5D36"/>
    <w:rsid w:val="003E5D9F"/>
    <w:rsid w:val="003E684B"/>
    <w:rsid w:val="003E6E3B"/>
    <w:rsid w:val="003E6EAF"/>
    <w:rsid w:val="003E6EB3"/>
    <w:rsid w:val="003E6F0D"/>
    <w:rsid w:val="003E6F5D"/>
    <w:rsid w:val="003E706E"/>
    <w:rsid w:val="003E70D4"/>
    <w:rsid w:val="003E7175"/>
    <w:rsid w:val="003E7309"/>
    <w:rsid w:val="003E74EC"/>
    <w:rsid w:val="003E7728"/>
    <w:rsid w:val="003E777B"/>
    <w:rsid w:val="003E7C56"/>
    <w:rsid w:val="003E7CA9"/>
    <w:rsid w:val="003F0155"/>
    <w:rsid w:val="003F01B6"/>
    <w:rsid w:val="003F02D5"/>
    <w:rsid w:val="003F02DD"/>
    <w:rsid w:val="003F08FE"/>
    <w:rsid w:val="003F0C7B"/>
    <w:rsid w:val="003F0DD0"/>
    <w:rsid w:val="003F1199"/>
    <w:rsid w:val="003F11AA"/>
    <w:rsid w:val="003F1205"/>
    <w:rsid w:val="003F1365"/>
    <w:rsid w:val="003F14B5"/>
    <w:rsid w:val="003F1780"/>
    <w:rsid w:val="003F1965"/>
    <w:rsid w:val="003F1987"/>
    <w:rsid w:val="003F1A1F"/>
    <w:rsid w:val="003F1AE7"/>
    <w:rsid w:val="003F1CC1"/>
    <w:rsid w:val="003F20B5"/>
    <w:rsid w:val="003F21BF"/>
    <w:rsid w:val="003F2434"/>
    <w:rsid w:val="003F272C"/>
    <w:rsid w:val="003F27D0"/>
    <w:rsid w:val="003F28E0"/>
    <w:rsid w:val="003F2984"/>
    <w:rsid w:val="003F2A31"/>
    <w:rsid w:val="003F2A73"/>
    <w:rsid w:val="003F2ACC"/>
    <w:rsid w:val="003F2ACE"/>
    <w:rsid w:val="003F2ADC"/>
    <w:rsid w:val="003F2D04"/>
    <w:rsid w:val="003F2DE2"/>
    <w:rsid w:val="003F2FF5"/>
    <w:rsid w:val="003F3037"/>
    <w:rsid w:val="003F32E9"/>
    <w:rsid w:val="003F3681"/>
    <w:rsid w:val="003F3797"/>
    <w:rsid w:val="003F379E"/>
    <w:rsid w:val="003F37A6"/>
    <w:rsid w:val="003F3805"/>
    <w:rsid w:val="003F38C9"/>
    <w:rsid w:val="003F3F47"/>
    <w:rsid w:val="003F3F62"/>
    <w:rsid w:val="003F4101"/>
    <w:rsid w:val="003F4165"/>
    <w:rsid w:val="003F448E"/>
    <w:rsid w:val="003F44BE"/>
    <w:rsid w:val="003F44CA"/>
    <w:rsid w:val="003F4925"/>
    <w:rsid w:val="003F4AE0"/>
    <w:rsid w:val="003F4BF8"/>
    <w:rsid w:val="003F4C9D"/>
    <w:rsid w:val="003F4CAC"/>
    <w:rsid w:val="003F4CE9"/>
    <w:rsid w:val="003F4D0C"/>
    <w:rsid w:val="003F4E9D"/>
    <w:rsid w:val="003F5248"/>
    <w:rsid w:val="003F532C"/>
    <w:rsid w:val="003F538A"/>
    <w:rsid w:val="003F566C"/>
    <w:rsid w:val="003F56EA"/>
    <w:rsid w:val="003F59D2"/>
    <w:rsid w:val="003F5CA6"/>
    <w:rsid w:val="003F5D65"/>
    <w:rsid w:val="003F6101"/>
    <w:rsid w:val="003F632E"/>
    <w:rsid w:val="003F6420"/>
    <w:rsid w:val="003F64B4"/>
    <w:rsid w:val="003F65BE"/>
    <w:rsid w:val="003F65E1"/>
    <w:rsid w:val="003F65F2"/>
    <w:rsid w:val="003F6E04"/>
    <w:rsid w:val="003F6EC0"/>
    <w:rsid w:val="003F6F1C"/>
    <w:rsid w:val="003F7308"/>
    <w:rsid w:val="003F73C8"/>
    <w:rsid w:val="003F7532"/>
    <w:rsid w:val="003F7606"/>
    <w:rsid w:val="003F79A7"/>
    <w:rsid w:val="003F7A5B"/>
    <w:rsid w:val="003F7AE4"/>
    <w:rsid w:val="003F7B8E"/>
    <w:rsid w:val="003F7C3D"/>
    <w:rsid w:val="003F7EC5"/>
    <w:rsid w:val="003F7EE7"/>
    <w:rsid w:val="003F7F3E"/>
    <w:rsid w:val="00400108"/>
    <w:rsid w:val="00400493"/>
    <w:rsid w:val="004005C9"/>
    <w:rsid w:val="00400886"/>
    <w:rsid w:val="004009B8"/>
    <w:rsid w:val="00400A40"/>
    <w:rsid w:val="00400B79"/>
    <w:rsid w:val="00400E69"/>
    <w:rsid w:val="00400EDC"/>
    <w:rsid w:val="004012D7"/>
    <w:rsid w:val="004012F2"/>
    <w:rsid w:val="00401470"/>
    <w:rsid w:val="004014E6"/>
    <w:rsid w:val="004017F8"/>
    <w:rsid w:val="00401946"/>
    <w:rsid w:val="004019F2"/>
    <w:rsid w:val="00401A00"/>
    <w:rsid w:val="00401BB0"/>
    <w:rsid w:val="00401BFA"/>
    <w:rsid w:val="00401C85"/>
    <w:rsid w:val="00401D1F"/>
    <w:rsid w:val="00401F02"/>
    <w:rsid w:val="004020F9"/>
    <w:rsid w:val="004023B8"/>
    <w:rsid w:val="004027EC"/>
    <w:rsid w:val="004028D6"/>
    <w:rsid w:val="00402C16"/>
    <w:rsid w:val="00402C49"/>
    <w:rsid w:val="00402CBD"/>
    <w:rsid w:val="00402D75"/>
    <w:rsid w:val="00402E97"/>
    <w:rsid w:val="00403062"/>
    <w:rsid w:val="0040307C"/>
    <w:rsid w:val="00403244"/>
    <w:rsid w:val="00403529"/>
    <w:rsid w:val="004038C2"/>
    <w:rsid w:val="00403A53"/>
    <w:rsid w:val="00403ADC"/>
    <w:rsid w:val="00403CCB"/>
    <w:rsid w:val="00403CDE"/>
    <w:rsid w:val="00403D7B"/>
    <w:rsid w:val="004044BF"/>
    <w:rsid w:val="004045CF"/>
    <w:rsid w:val="004045F2"/>
    <w:rsid w:val="004046E4"/>
    <w:rsid w:val="00404DCD"/>
    <w:rsid w:val="00404FEE"/>
    <w:rsid w:val="00405502"/>
    <w:rsid w:val="00405763"/>
    <w:rsid w:val="00405DEF"/>
    <w:rsid w:val="00405FA5"/>
    <w:rsid w:val="00405FA9"/>
    <w:rsid w:val="00406048"/>
    <w:rsid w:val="00406274"/>
    <w:rsid w:val="00406538"/>
    <w:rsid w:val="004066F3"/>
    <w:rsid w:val="00406B3F"/>
    <w:rsid w:val="004072C3"/>
    <w:rsid w:val="0041064C"/>
    <w:rsid w:val="00410682"/>
    <w:rsid w:val="00410698"/>
    <w:rsid w:val="004107D4"/>
    <w:rsid w:val="0041083C"/>
    <w:rsid w:val="00410D93"/>
    <w:rsid w:val="00410DB1"/>
    <w:rsid w:val="00410EAF"/>
    <w:rsid w:val="004110A1"/>
    <w:rsid w:val="00411110"/>
    <w:rsid w:val="00411158"/>
    <w:rsid w:val="00411244"/>
    <w:rsid w:val="0041146A"/>
    <w:rsid w:val="0041177F"/>
    <w:rsid w:val="004117A3"/>
    <w:rsid w:val="004118C8"/>
    <w:rsid w:val="004119BF"/>
    <w:rsid w:val="004119CD"/>
    <w:rsid w:val="00411B86"/>
    <w:rsid w:val="00411D64"/>
    <w:rsid w:val="00411E65"/>
    <w:rsid w:val="00411FDB"/>
    <w:rsid w:val="0041257C"/>
    <w:rsid w:val="0041277A"/>
    <w:rsid w:val="004128A6"/>
    <w:rsid w:val="00412AB2"/>
    <w:rsid w:val="00412CC2"/>
    <w:rsid w:val="00412D70"/>
    <w:rsid w:val="00412D9D"/>
    <w:rsid w:val="00413043"/>
    <w:rsid w:val="0041307D"/>
    <w:rsid w:val="0041337E"/>
    <w:rsid w:val="004133D5"/>
    <w:rsid w:val="00413633"/>
    <w:rsid w:val="004136D4"/>
    <w:rsid w:val="0041373A"/>
    <w:rsid w:val="004137AE"/>
    <w:rsid w:val="004137CC"/>
    <w:rsid w:val="00413834"/>
    <w:rsid w:val="00413924"/>
    <w:rsid w:val="00413988"/>
    <w:rsid w:val="00413BEC"/>
    <w:rsid w:val="00413D50"/>
    <w:rsid w:val="00413DB4"/>
    <w:rsid w:val="00413F1A"/>
    <w:rsid w:val="00414122"/>
    <w:rsid w:val="0041466C"/>
    <w:rsid w:val="0041477E"/>
    <w:rsid w:val="00414B6E"/>
    <w:rsid w:val="00414D30"/>
    <w:rsid w:val="004151A7"/>
    <w:rsid w:val="0041572D"/>
    <w:rsid w:val="0041577E"/>
    <w:rsid w:val="00415C8F"/>
    <w:rsid w:val="00415EAA"/>
    <w:rsid w:val="00415ED1"/>
    <w:rsid w:val="004160C0"/>
    <w:rsid w:val="0041635F"/>
    <w:rsid w:val="00416557"/>
    <w:rsid w:val="00416754"/>
    <w:rsid w:val="004168C8"/>
    <w:rsid w:val="004169F7"/>
    <w:rsid w:val="00416AE5"/>
    <w:rsid w:val="004171E8"/>
    <w:rsid w:val="004173E5"/>
    <w:rsid w:val="00417C45"/>
    <w:rsid w:val="00417CC8"/>
    <w:rsid w:val="00417CFB"/>
    <w:rsid w:val="004200B9"/>
    <w:rsid w:val="0042024A"/>
    <w:rsid w:val="00420349"/>
    <w:rsid w:val="00420819"/>
    <w:rsid w:val="00420C88"/>
    <w:rsid w:val="004210DC"/>
    <w:rsid w:val="0042117D"/>
    <w:rsid w:val="00421308"/>
    <w:rsid w:val="00421388"/>
    <w:rsid w:val="0042152D"/>
    <w:rsid w:val="00421606"/>
    <w:rsid w:val="0042180A"/>
    <w:rsid w:val="004219A2"/>
    <w:rsid w:val="00421A20"/>
    <w:rsid w:val="00421C51"/>
    <w:rsid w:val="00421C80"/>
    <w:rsid w:val="00421E3C"/>
    <w:rsid w:val="00421F11"/>
    <w:rsid w:val="0042205B"/>
    <w:rsid w:val="004220B5"/>
    <w:rsid w:val="0042259A"/>
    <w:rsid w:val="00422875"/>
    <w:rsid w:val="0042294F"/>
    <w:rsid w:val="00422996"/>
    <w:rsid w:val="00422A5D"/>
    <w:rsid w:val="00422C28"/>
    <w:rsid w:val="00422E1F"/>
    <w:rsid w:val="004231B8"/>
    <w:rsid w:val="004231E0"/>
    <w:rsid w:val="0042339F"/>
    <w:rsid w:val="004234F0"/>
    <w:rsid w:val="0042379B"/>
    <w:rsid w:val="004237A7"/>
    <w:rsid w:val="004237CD"/>
    <w:rsid w:val="00423918"/>
    <w:rsid w:val="0042392B"/>
    <w:rsid w:val="00423A38"/>
    <w:rsid w:val="00423AA5"/>
    <w:rsid w:val="00423AEB"/>
    <w:rsid w:val="00423D89"/>
    <w:rsid w:val="00423E0B"/>
    <w:rsid w:val="00423E5C"/>
    <w:rsid w:val="00423F09"/>
    <w:rsid w:val="0042409D"/>
    <w:rsid w:val="00424206"/>
    <w:rsid w:val="00424220"/>
    <w:rsid w:val="0042444B"/>
    <w:rsid w:val="00424497"/>
    <w:rsid w:val="0042469E"/>
    <w:rsid w:val="004249C2"/>
    <w:rsid w:val="00424EF0"/>
    <w:rsid w:val="0042516C"/>
    <w:rsid w:val="00425205"/>
    <w:rsid w:val="00425273"/>
    <w:rsid w:val="004252CB"/>
    <w:rsid w:val="00425546"/>
    <w:rsid w:val="004255E5"/>
    <w:rsid w:val="004257DA"/>
    <w:rsid w:val="00425896"/>
    <w:rsid w:val="004259BC"/>
    <w:rsid w:val="00425A29"/>
    <w:rsid w:val="00425D0A"/>
    <w:rsid w:val="00425F99"/>
    <w:rsid w:val="0042606B"/>
    <w:rsid w:val="00426434"/>
    <w:rsid w:val="00426AF1"/>
    <w:rsid w:val="00426FF0"/>
    <w:rsid w:val="00427148"/>
    <w:rsid w:val="004272E5"/>
    <w:rsid w:val="0042769A"/>
    <w:rsid w:val="00427957"/>
    <w:rsid w:val="00427961"/>
    <w:rsid w:val="004279D1"/>
    <w:rsid w:val="00427B15"/>
    <w:rsid w:val="00427D5A"/>
    <w:rsid w:val="00427FA4"/>
    <w:rsid w:val="00430164"/>
    <w:rsid w:val="00430889"/>
    <w:rsid w:val="00430BC4"/>
    <w:rsid w:val="00430C68"/>
    <w:rsid w:val="00430DB5"/>
    <w:rsid w:val="004310B2"/>
    <w:rsid w:val="00431100"/>
    <w:rsid w:val="00431328"/>
    <w:rsid w:val="00431344"/>
    <w:rsid w:val="00431660"/>
    <w:rsid w:val="00431A24"/>
    <w:rsid w:val="00431BFA"/>
    <w:rsid w:val="00431C31"/>
    <w:rsid w:val="00431CFD"/>
    <w:rsid w:val="004322CD"/>
    <w:rsid w:val="00432391"/>
    <w:rsid w:val="0043239B"/>
    <w:rsid w:val="004323F6"/>
    <w:rsid w:val="004325DD"/>
    <w:rsid w:val="004326AC"/>
    <w:rsid w:val="004328B4"/>
    <w:rsid w:val="00432DB6"/>
    <w:rsid w:val="0043305D"/>
    <w:rsid w:val="004330E1"/>
    <w:rsid w:val="004333FA"/>
    <w:rsid w:val="00433522"/>
    <w:rsid w:val="00433642"/>
    <w:rsid w:val="0043391F"/>
    <w:rsid w:val="00433B9F"/>
    <w:rsid w:val="00433D7E"/>
    <w:rsid w:val="00433DCC"/>
    <w:rsid w:val="004341C9"/>
    <w:rsid w:val="0043423E"/>
    <w:rsid w:val="004343C0"/>
    <w:rsid w:val="004346C3"/>
    <w:rsid w:val="0043478A"/>
    <w:rsid w:val="00434853"/>
    <w:rsid w:val="004349E2"/>
    <w:rsid w:val="00435264"/>
    <w:rsid w:val="004353BD"/>
    <w:rsid w:val="00435467"/>
    <w:rsid w:val="004356CB"/>
    <w:rsid w:val="00435C1B"/>
    <w:rsid w:val="00435F66"/>
    <w:rsid w:val="00436052"/>
    <w:rsid w:val="00436144"/>
    <w:rsid w:val="00436560"/>
    <w:rsid w:val="00436BD8"/>
    <w:rsid w:val="00436CCF"/>
    <w:rsid w:val="00436E69"/>
    <w:rsid w:val="00436E74"/>
    <w:rsid w:val="00437037"/>
    <w:rsid w:val="004372A9"/>
    <w:rsid w:val="004375FA"/>
    <w:rsid w:val="00437624"/>
    <w:rsid w:val="004376A0"/>
    <w:rsid w:val="00437771"/>
    <w:rsid w:val="0043779B"/>
    <w:rsid w:val="004378DD"/>
    <w:rsid w:val="00440426"/>
    <w:rsid w:val="00440FC1"/>
    <w:rsid w:val="004413A5"/>
    <w:rsid w:val="004414FC"/>
    <w:rsid w:val="00441509"/>
    <w:rsid w:val="00441571"/>
    <w:rsid w:val="004415DB"/>
    <w:rsid w:val="00441912"/>
    <w:rsid w:val="00441947"/>
    <w:rsid w:val="00441BC0"/>
    <w:rsid w:val="00442074"/>
    <w:rsid w:val="004422A5"/>
    <w:rsid w:val="004423E0"/>
    <w:rsid w:val="00442432"/>
    <w:rsid w:val="00442466"/>
    <w:rsid w:val="00442677"/>
    <w:rsid w:val="0044267C"/>
    <w:rsid w:val="00442757"/>
    <w:rsid w:val="00442A2E"/>
    <w:rsid w:val="00442B88"/>
    <w:rsid w:val="00442C42"/>
    <w:rsid w:val="00442E64"/>
    <w:rsid w:val="00442ED8"/>
    <w:rsid w:val="0044301A"/>
    <w:rsid w:val="004430BD"/>
    <w:rsid w:val="004430DA"/>
    <w:rsid w:val="00443184"/>
    <w:rsid w:val="004432B7"/>
    <w:rsid w:val="004433C4"/>
    <w:rsid w:val="004433CA"/>
    <w:rsid w:val="004433DD"/>
    <w:rsid w:val="0044352B"/>
    <w:rsid w:val="00443595"/>
    <w:rsid w:val="004437DD"/>
    <w:rsid w:val="00443A1E"/>
    <w:rsid w:val="00443B0F"/>
    <w:rsid w:val="00443C26"/>
    <w:rsid w:val="00443C86"/>
    <w:rsid w:val="00444023"/>
    <w:rsid w:val="004440DE"/>
    <w:rsid w:val="00444166"/>
    <w:rsid w:val="004441C6"/>
    <w:rsid w:val="004441C7"/>
    <w:rsid w:val="004442A7"/>
    <w:rsid w:val="00444426"/>
    <w:rsid w:val="0044446B"/>
    <w:rsid w:val="004446B5"/>
    <w:rsid w:val="004446BE"/>
    <w:rsid w:val="00444769"/>
    <w:rsid w:val="00444959"/>
    <w:rsid w:val="00444960"/>
    <w:rsid w:val="00444B4D"/>
    <w:rsid w:val="00444B65"/>
    <w:rsid w:val="00444CCF"/>
    <w:rsid w:val="00444F35"/>
    <w:rsid w:val="0044518B"/>
    <w:rsid w:val="004452E3"/>
    <w:rsid w:val="004453D5"/>
    <w:rsid w:val="00445A40"/>
    <w:rsid w:val="00445A42"/>
    <w:rsid w:val="00445A72"/>
    <w:rsid w:val="004463B4"/>
    <w:rsid w:val="00446431"/>
    <w:rsid w:val="00446614"/>
    <w:rsid w:val="0044663A"/>
    <w:rsid w:val="0044667E"/>
    <w:rsid w:val="0044669C"/>
    <w:rsid w:val="00446C63"/>
    <w:rsid w:val="00446F74"/>
    <w:rsid w:val="00447137"/>
    <w:rsid w:val="0044725F"/>
    <w:rsid w:val="0044745C"/>
    <w:rsid w:val="0044748B"/>
    <w:rsid w:val="004476C3"/>
    <w:rsid w:val="004479C6"/>
    <w:rsid w:val="00447ACA"/>
    <w:rsid w:val="00447CAB"/>
    <w:rsid w:val="00447D7B"/>
    <w:rsid w:val="00447EBB"/>
    <w:rsid w:val="00447F44"/>
    <w:rsid w:val="00450263"/>
    <w:rsid w:val="00450522"/>
    <w:rsid w:val="004505DD"/>
    <w:rsid w:val="0045079B"/>
    <w:rsid w:val="00450816"/>
    <w:rsid w:val="00450844"/>
    <w:rsid w:val="00450A60"/>
    <w:rsid w:val="00450D72"/>
    <w:rsid w:val="004514C7"/>
    <w:rsid w:val="004516B5"/>
    <w:rsid w:val="00451A71"/>
    <w:rsid w:val="00451D01"/>
    <w:rsid w:val="00451F92"/>
    <w:rsid w:val="0045203D"/>
    <w:rsid w:val="00452086"/>
    <w:rsid w:val="00452834"/>
    <w:rsid w:val="004528FE"/>
    <w:rsid w:val="004529EB"/>
    <w:rsid w:val="00452B68"/>
    <w:rsid w:val="004532C4"/>
    <w:rsid w:val="004532D6"/>
    <w:rsid w:val="0045369F"/>
    <w:rsid w:val="00453702"/>
    <w:rsid w:val="00453A3A"/>
    <w:rsid w:val="00453DEE"/>
    <w:rsid w:val="00453EB9"/>
    <w:rsid w:val="00453EED"/>
    <w:rsid w:val="0045422B"/>
    <w:rsid w:val="0045440A"/>
    <w:rsid w:val="00454468"/>
    <w:rsid w:val="00454772"/>
    <w:rsid w:val="004547A2"/>
    <w:rsid w:val="004547BE"/>
    <w:rsid w:val="004547BF"/>
    <w:rsid w:val="00454A06"/>
    <w:rsid w:val="00454A48"/>
    <w:rsid w:val="004551CF"/>
    <w:rsid w:val="0045570B"/>
    <w:rsid w:val="00455AE4"/>
    <w:rsid w:val="00455EA5"/>
    <w:rsid w:val="00455FD5"/>
    <w:rsid w:val="004561EB"/>
    <w:rsid w:val="004564A2"/>
    <w:rsid w:val="004569A9"/>
    <w:rsid w:val="00456DFB"/>
    <w:rsid w:val="00457022"/>
    <w:rsid w:val="004575BA"/>
    <w:rsid w:val="004576BF"/>
    <w:rsid w:val="00457E94"/>
    <w:rsid w:val="00457F2E"/>
    <w:rsid w:val="00457F70"/>
    <w:rsid w:val="0046014C"/>
    <w:rsid w:val="0046021A"/>
    <w:rsid w:val="004609A5"/>
    <w:rsid w:val="004609BD"/>
    <w:rsid w:val="00460B98"/>
    <w:rsid w:val="00460D4A"/>
    <w:rsid w:val="00460E01"/>
    <w:rsid w:val="0046114E"/>
    <w:rsid w:val="00461803"/>
    <w:rsid w:val="0046185B"/>
    <w:rsid w:val="00461C15"/>
    <w:rsid w:val="00461F4F"/>
    <w:rsid w:val="004620A6"/>
    <w:rsid w:val="00462109"/>
    <w:rsid w:val="0046229A"/>
    <w:rsid w:val="004626A0"/>
    <w:rsid w:val="004626DD"/>
    <w:rsid w:val="00462B63"/>
    <w:rsid w:val="00462CE6"/>
    <w:rsid w:val="00462EAC"/>
    <w:rsid w:val="004633C5"/>
    <w:rsid w:val="00463498"/>
    <w:rsid w:val="00463520"/>
    <w:rsid w:val="004637C1"/>
    <w:rsid w:val="004639C6"/>
    <w:rsid w:val="00463CBC"/>
    <w:rsid w:val="00463EE5"/>
    <w:rsid w:val="00463F39"/>
    <w:rsid w:val="00463FD1"/>
    <w:rsid w:val="004640DD"/>
    <w:rsid w:val="00464280"/>
    <w:rsid w:val="00464809"/>
    <w:rsid w:val="00464837"/>
    <w:rsid w:val="00464AD5"/>
    <w:rsid w:val="00464C06"/>
    <w:rsid w:val="00464C6D"/>
    <w:rsid w:val="00464C96"/>
    <w:rsid w:val="00464CF3"/>
    <w:rsid w:val="00464DA5"/>
    <w:rsid w:val="00464DC8"/>
    <w:rsid w:val="00464EB7"/>
    <w:rsid w:val="00464EDC"/>
    <w:rsid w:val="00465014"/>
    <w:rsid w:val="004650EA"/>
    <w:rsid w:val="00465258"/>
    <w:rsid w:val="004653FB"/>
    <w:rsid w:val="00465889"/>
    <w:rsid w:val="00465CFF"/>
    <w:rsid w:val="0046607B"/>
    <w:rsid w:val="004661AC"/>
    <w:rsid w:val="00466301"/>
    <w:rsid w:val="00466378"/>
    <w:rsid w:val="00466464"/>
    <w:rsid w:val="004664B5"/>
    <w:rsid w:val="004666F3"/>
    <w:rsid w:val="0046681B"/>
    <w:rsid w:val="00466A62"/>
    <w:rsid w:val="00466CAE"/>
    <w:rsid w:val="00466CB3"/>
    <w:rsid w:val="00466D9C"/>
    <w:rsid w:val="00466F94"/>
    <w:rsid w:val="004671E3"/>
    <w:rsid w:val="004674E3"/>
    <w:rsid w:val="0046754C"/>
    <w:rsid w:val="004677AD"/>
    <w:rsid w:val="00467813"/>
    <w:rsid w:val="00467982"/>
    <w:rsid w:val="00467D82"/>
    <w:rsid w:val="00467E8D"/>
    <w:rsid w:val="00467F78"/>
    <w:rsid w:val="00470827"/>
    <w:rsid w:val="004708CE"/>
    <w:rsid w:val="00470CA9"/>
    <w:rsid w:val="00470EB0"/>
    <w:rsid w:val="00471059"/>
    <w:rsid w:val="00471456"/>
    <w:rsid w:val="00471A54"/>
    <w:rsid w:val="00471B0E"/>
    <w:rsid w:val="00471B92"/>
    <w:rsid w:val="00471E25"/>
    <w:rsid w:val="004721A7"/>
    <w:rsid w:val="00472208"/>
    <w:rsid w:val="004723BC"/>
    <w:rsid w:val="004723D2"/>
    <w:rsid w:val="0047261B"/>
    <w:rsid w:val="00472978"/>
    <w:rsid w:val="00472D38"/>
    <w:rsid w:val="00472D59"/>
    <w:rsid w:val="004733FC"/>
    <w:rsid w:val="00473422"/>
    <w:rsid w:val="0047357F"/>
    <w:rsid w:val="004736C0"/>
    <w:rsid w:val="0047376B"/>
    <w:rsid w:val="00473848"/>
    <w:rsid w:val="0047384A"/>
    <w:rsid w:val="004738A2"/>
    <w:rsid w:val="004738D6"/>
    <w:rsid w:val="00473E13"/>
    <w:rsid w:val="00474025"/>
    <w:rsid w:val="00474116"/>
    <w:rsid w:val="00474246"/>
    <w:rsid w:val="004744AD"/>
    <w:rsid w:val="00474635"/>
    <w:rsid w:val="00474E85"/>
    <w:rsid w:val="0047505B"/>
    <w:rsid w:val="00475092"/>
    <w:rsid w:val="0047509B"/>
    <w:rsid w:val="00475426"/>
    <w:rsid w:val="004754C2"/>
    <w:rsid w:val="0047554F"/>
    <w:rsid w:val="0047566C"/>
    <w:rsid w:val="0047586B"/>
    <w:rsid w:val="004759B2"/>
    <w:rsid w:val="00475AC9"/>
    <w:rsid w:val="00475CB8"/>
    <w:rsid w:val="00476058"/>
    <w:rsid w:val="0047630C"/>
    <w:rsid w:val="00476387"/>
    <w:rsid w:val="00476425"/>
    <w:rsid w:val="0047652E"/>
    <w:rsid w:val="004765BC"/>
    <w:rsid w:val="00476765"/>
    <w:rsid w:val="004767EA"/>
    <w:rsid w:val="00476A24"/>
    <w:rsid w:val="00476B5D"/>
    <w:rsid w:val="00476D2E"/>
    <w:rsid w:val="00476EF1"/>
    <w:rsid w:val="004775B5"/>
    <w:rsid w:val="0047762C"/>
    <w:rsid w:val="0047799D"/>
    <w:rsid w:val="00477AAD"/>
    <w:rsid w:val="00477CDB"/>
    <w:rsid w:val="00480280"/>
    <w:rsid w:val="004808D6"/>
    <w:rsid w:val="00480975"/>
    <w:rsid w:val="00480B06"/>
    <w:rsid w:val="00480BAC"/>
    <w:rsid w:val="00480BF8"/>
    <w:rsid w:val="00480C32"/>
    <w:rsid w:val="00480FA8"/>
    <w:rsid w:val="004810C2"/>
    <w:rsid w:val="004811FF"/>
    <w:rsid w:val="00481396"/>
    <w:rsid w:val="00481741"/>
    <w:rsid w:val="00481ADA"/>
    <w:rsid w:val="00481B1D"/>
    <w:rsid w:val="00481BAE"/>
    <w:rsid w:val="00481E48"/>
    <w:rsid w:val="00481EBB"/>
    <w:rsid w:val="004822A5"/>
    <w:rsid w:val="004823A8"/>
    <w:rsid w:val="00482847"/>
    <w:rsid w:val="00482A66"/>
    <w:rsid w:val="00482B35"/>
    <w:rsid w:val="00482DBE"/>
    <w:rsid w:val="00482F00"/>
    <w:rsid w:val="00482F60"/>
    <w:rsid w:val="00483323"/>
    <w:rsid w:val="00483373"/>
    <w:rsid w:val="004836AD"/>
    <w:rsid w:val="004836CD"/>
    <w:rsid w:val="00483810"/>
    <w:rsid w:val="00483942"/>
    <w:rsid w:val="0048395E"/>
    <w:rsid w:val="00483969"/>
    <w:rsid w:val="00483D65"/>
    <w:rsid w:val="00484047"/>
    <w:rsid w:val="00484107"/>
    <w:rsid w:val="00484339"/>
    <w:rsid w:val="004843A7"/>
    <w:rsid w:val="0048493D"/>
    <w:rsid w:val="00484B67"/>
    <w:rsid w:val="00485025"/>
    <w:rsid w:val="004853E0"/>
    <w:rsid w:val="0048552D"/>
    <w:rsid w:val="004857EC"/>
    <w:rsid w:val="004857EE"/>
    <w:rsid w:val="00485871"/>
    <w:rsid w:val="00485CAA"/>
    <w:rsid w:val="00486788"/>
    <w:rsid w:val="00486827"/>
    <w:rsid w:val="004869DD"/>
    <w:rsid w:val="00486D92"/>
    <w:rsid w:val="0048718C"/>
    <w:rsid w:val="004873BF"/>
    <w:rsid w:val="00487487"/>
    <w:rsid w:val="004875EB"/>
    <w:rsid w:val="00487683"/>
    <w:rsid w:val="0048788E"/>
    <w:rsid w:val="00487B4E"/>
    <w:rsid w:val="00487DF2"/>
    <w:rsid w:val="00487F7B"/>
    <w:rsid w:val="00490025"/>
    <w:rsid w:val="0049041E"/>
    <w:rsid w:val="00490B60"/>
    <w:rsid w:val="00490BA0"/>
    <w:rsid w:val="00490D25"/>
    <w:rsid w:val="00490EA2"/>
    <w:rsid w:val="00490FA5"/>
    <w:rsid w:val="00491226"/>
    <w:rsid w:val="00491282"/>
    <w:rsid w:val="0049141D"/>
    <w:rsid w:val="00491451"/>
    <w:rsid w:val="00491884"/>
    <w:rsid w:val="00491A30"/>
    <w:rsid w:val="00491A46"/>
    <w:rsid w:val="00491D34"/>
    <w:rsid w:val="004923C2"/>
    <w:rsid w:val="004925D4"/>
    <w:rsid w:val="00492780"/>
    <w:rsid w:val="004927FA"/>
    <w:rsid w:val="0049280F"/>
    <w:rsid w:val="004928A6"/>
    <w:rsid w:val="004929B6"/>
    <w:rsid w:val="00492A63"/>
    <w:rsid w:val="00492A6C"/>
    <w:rsid w:val="00492EE3"/>
    <w:rsid w:val="004931D2"/>
    <w:rsid w:val="004936A5"/>
    <w:rsid w:val="00493808"/>
    <w:rsid w:val="00493A6B"/>
    <w:rsid w:val="00493B21"/>
    <w:rsid w:val="00493B90"/>
    <w:rsid w:val="00493C95"/>
    <w:rsid w:val="00493D9A"/>
    <w:rsid w:val="00493DC0"/>
    <w:rsid w:val="00493F83"/>
    <w:rsid w:val="0049435C"/>
    <w:rsid w:val="004943A7"/>
    <w:rsid w:val="0049457F"/>
    <w:rsid w:val="004945D5"/>
    <w:rsid w:val="00494610"/>
    <w:rsid w:val="00494750"/>
    <w:rsid w:val="004947EC"/>
    <w:rsid w:val="00494853"/>
    <w:rsid w:val="00494B9E"/>
    <w:rsid w:val="00495022"/>
    <w:rsid w:val="0049510B"/>
    <w:rsid w:val="004958DA"/>
    <w:rsid w:val="00495B35"/>
    <w:rsid w:val="0049618D"/>
    <w:rsid w:val="0049634A"/>
    <w:rsid w:val="004966D7"/>
    <w:rsid w:val="00496771"/>
    <w:rsid w:val="0049680B"/>
    <w:rsid w:val="00496A32"/>
    <w:rsid w:val="00496D2C"/>
    <w:rsid w:val="00496E06"/>
    <w:rsid w:val="0049705F"/>
    <w:rsid w:val="004973C5"/>
    <w:rsid w:val="0049771E"/>
    <w:rsid w:val="004978EA"/>
    <w:rsid w:val="00497A31"/>
    <w:rsid w:val="004A00F9"/>
    <w:rsid w:val="004A0141"/>
    <w:rsid w:val="004A0411"/>
    <w:rsid w:val="004A0514"/>
    <w:rsid w:val="004A06EE"/>
    <w:rsid w:val="004A09B2"/>
    <w:rsid w:val="004A0D65"/>
    <w:rsid w:val="004A0F72"/>
    <w:rsid w:val="004A1261"/>
    <w:rsid w:val="004A1396"/>
    <w:rsid w:val="004A1644"/>
    <w:rsid w:val="004A165D"/>
    <w:rsid w:val="004A17E2"/>
    <w:rsid w:val="004A1ED6"/>
    <w:rsid w:val="004A1F81"/>
    <w:rsid w:val="004A2125"/>
    <w:rsid w:val="004A24AE"/>
    <w:rsid w:val="004A2513"/>
    <w:rsid w:val="004A2538"/>
    <w:rsid w:val="004A2724"/>
    <w:rsid w:val="004A2791"/>
    <w:rsid w:val="004A2A2D"/>
    <w:rsid w:val="004A2A4D"/>
    <w:rsid w:val="004A2F2B"/>
    <w:rsid w:val="004A3328"/>
    <w:rsid w:val="004A338F"/>
    <w:rsid w:val="004A341F"/>
    <w:rsid w:val="004A3624"/>
    <w:rsid w:val="004A363F"/>
    <w:rsid w:val="004A380B"/>
    <w:rsid w:val="004A3887"/>
    <w:rsid w:val="004A3955"/>
    <w:rsid w:val="004A3BFD"/>
    <w:rsid w:val="004A3C61"/>
    <w:rsid w:val="004A3C6D"/>
    <w:rsid w:val="004A3D76"/>
    <w:rsid w:val="004A3E1F"/>
    <w:rsid w:val="004A3FE2"/>
    <w:rsid w:val="004A4107"/>
    <w:rsid w:val="004A4245"/>
    <w:rsid w:val="004A4248"/>
    <w:rsid w:val="004A426B"/>
    <w:rsid w:val="004A44F5"/>
    <w:rsid w:val="004A49C2"/>
    <w:rsid w:val="004A4A72"/>
    <w:rsid w:val="004A4AFE"/>
    <w:rsid w:val="004A4D1F"/>
    <w:rsid w:val="004A4DD1"/>
    <w:rsid w:val="004A4EB1"/>
    <w:rsid w:val="004A4F12"/>
    <w:rsid w:val="004A5029"/>
    <w:rsid w:val="004A52BB"/>
    <w:rsid w:val="004A52E8"/>
    <w:rsid w:val="004A53B4"/>
    <w:rsid w:val="004A5454"/>
    <w:rsid w:val="004A5973"/>
    <w:rsid w:val="004A59E4"/>
    <w:rsid w:val="004A5A7B"/>
    <w:rsid w:val="004A5B92"/>
    <w:rsid w:val="004A5BBD"/>
    <w:rsid w:val="004A5F2F"/>
    <w:rsid w:val="004A616D"/>
    <w:rsid w:val="004A6384"/>
    <w:rsid w:val="004A6391"/>
    <w:rsid w:val="004A64DC"/>
    <w:rsid w:val="004A6845"/>
    <w:rsid w:val="004A701A"/>
    <w:rsid w:val="004A719E"/>
    <w:rsid w:val="004A752E"/>
    <w:rsid w:val="004A7A59"/>
    <w:rsid w:val="004A7A7E"/>
    <w:rsid w:val="004A7B9A"/>
    <w:rsid w:val="004A7EB6"/>
    <w:rsid w:val="004A7F82"/>
    <w:rsid w:val="004B002C"/>
    <w:rsid w:val="004B027D"/>
    <w:rsid w:val="004B02AA"/>
    <w:rsid w:val="004B0497"/>
    <w:rsid w:val="004B06D5"/>
    <w:rsid w:val="004B0A0B"/>
    <w:rsid w:val="004B0C7D"/>
    <w:rsid w:val="004B0D19"/>
    <w:rsid w:val="004B0E6B"/>
    <w:rsid w:val="004B10A4"/>
    <w:rsid w:val="004B1169"/>
    <w:rsid w:val="004B11A7"/>
    <w:rsid w:val="004B12D1"/>
    <w:rsid w:val="004B14D8"/>
    <w:rsid w:val="004B1530"/>
    <w:rsid w:val="004B15E4"/>
    <w:rsid w:val="004B15EC"/>
    <w:rsid w:val="004B185E"/>
    <w:rsid w:val="004B1A0D"/>
    <w:rsid w:val="004B1ABF"/>
    <w:rsid w:val="004B1C41"/>
    <w:rsid w:val="004B1C64"/>
    <w:rsid w:val="004B1CD7"/>
    <w:rsid w:val="004B1DE0"/>
    <w:rsid w:val="004B1E3E"/>
    <w:rsid w:val="004B1F3E"/>
    <w:rsid w:val="004B2069"/>
    <w:rsid w:val="004B2442"/>
    <w:rsid w:val="004B24DB"/>
    <w:rsid w:val="004B24E8"/>
    <w:rsid w:val="004B2504"/>
    <w:rsid w:val="004B2565"/>
    <w:rsid w:val="004B273B"/>
    <w:rsid w:val="004B29A7"/>
    <w:rsid w:val="004B29B8"/>
    <w:rsid w:val="004B2BF3"/>
    <w:rsid w:val="004B2E17"/>
    <w:rsid w:val="004B2F2E"/>
    <w:rsid w:val="004B3030"/>
    <w:rsid w:val="004B3480"/>
    <w:rsid w:val="004B3598"/>
    <w:rsid w:val="004B38C6"/>
    <w:rsid w:val="004B39C4"/>
    <w:rsid w:val="004B3BF0"/>
    <w:rsid w:val="004B3D0C"/>
    <w:rsid w:val="004B4018"/>
    <w:rsid w:val="004B43CB"/>
    <w:rsid w:val="004B47DF"/>
    <w:rsid w:val="004B4909"/>
    <w:rsid w:val="004B4B0F"/>
    <w:rsid w:val="004B4E2F"/>
    <w:rsid w:val="004B4E51"/>
    <w:rsid w:val="004B5151"/>
    <w:rsid w:val="004B5558"/>
    <w:rsid w:val="004B5851"/>
    <w:rsid w:val="004B58F3"/>
    <w:rsid w:val="004B5982"/>
    <w:rsid w:val="004B5D84"/>
    <w:rsid w:val="004B5DCA"/>
    <w:rsid w:val="004B5EEF"/>
    <w:rsid w:val="004B5FB3"/>
    <w:rsid w:val="004B620B"/>
    <w:rsid w:val="004B627D"/>
    <w:rsid w:val="004B62F4"/>
    <w:rsid w:val="004B6434"/>
    <w:rsid w:val="004B65A0"/>
    <w:rsid w:val="004B6658"/>
    <w:rsid w:val="004B6846"/>
    <w:rsid w:val="004B6DBE"/>
    <w:rsid w:val="004B6DF7"/>
    <w:rsid w:val="004B7071"/>
    <w:rsid w:val="004B70F9"/>
    <w:rsid w:val="004B7389"/>
    <w:rsid w:val="004B7392"/>
    <w:rsid w:val="004B7408"/>
    <w:rsid w:val="004B756E"/>
    <w:rsid w:val="004B77C6"/>
    <w:rsid w:val="004B7B13"/>
    <w:rsid w:val="004B7B3A"/>
    <w:rsid w:val="004B7CA1"/>
    <w:rsid w:val="004C01B3"/>
    <w:rsid w:val="004C034D"/>
    <w:rsid w:val="004C0750"/>
    <w:rsid w:val="004C075E"/>
    <w:rsid w:val="004C0862"/>
    <w:rsid w:val="004C0A33"/>
    <w:rsid w:val="004C0B15"/>
    <w:rsid w:val="004C0D49"/>
    <w:rsid w:val="004C0D81"/>
    <w:rsid w:val="004C0D96"/>
    <w:rsid w:val="004C0D9A"/>
    <w:rsid w:val="004C0FE2"/>
    <w:rsid w:val="004C152E"/>
    <w:rsid w:val="004C15A7"/>
    <w:rsid w:val="004C163D"/>
    <w:rsid w:val="004C1696"/>
    <w:rsid w:val="004C1DC1"/>
    <w:rsid w:val="004C1E96"/>
    <w:rsid w:val="004C1EBD"/>
    <w:rsid w:val="004C1FB7"/>
    <w:rsid w:val="004C22B0"/>
    <w:rsid w:val="004C2487"/>
    <w:rsid w:val="004C2517"/>
    <w:rsid w:val="004C288B"/>
    <w:rsid w:val="004C2BD0"/>
    <w:rsid w:val="004C2F1E"/>
    <w:rsid w:val="004C3567"/>
    <w:rsid w:val="004C38B8"/>
    <w:rsid w:val="004C3E9D"/>
    <w:rsid w:val="004C3FAE"/>
    <w:rsid w:val="004C4017"/>
    <w:rsid w:val="004C406A"/>
    <w:rsid w:val="004C4350"/>
    <w:rsid w:val="004C4393"/>
    <w:rsid w:val="004C4440"/>
    <w:rsid w:val="004C4522"/>
    <w:rsid w:val="004C458A"/>
    <w:rsid w:val="004C45C6"/>
    <w:rsid w:val="004C46CB"/>
    <w:rsid w:val="004C47F4"/>
    <w:rsid w:val="004C4B4B"/>
    <w:rsid w:val="004C4BA3"/>
    <w:rsid w:val="004C4C9D"/>
    <w:rsid w:val="004C53CB"/>
    <w:rsid w:val="004C5688"/>
    <w:rsid w:val="004C59F6"/>
    <w:rsid w:val="004C61BC"/>
    <w:rsid w:val="004C62BB"/>
    <w:rsid w:val="004C6901"/>
    <w:rsid w:val="004C694C"/>
    <w:rsid w:val="004C6EFE"/>
    <w:rsid w:val="004C6FD3"/>
    <w:rsid w:val="004C70ED"/>
    <w:rsid w:val="004C7528"/>
    <w:rsid w:val="004C75AF"/>
    <w:rsid w:val="004C75B4"/>
    <w:rsid w:val="004C77C3"/>
    <w:rsid w:val="004C7C3A"/>
    <w:rsid w:val="004C7FDE"/>
    <w:rsid w:val="004D031B"/>
    <w:rsid w:val="004D0355"/>
    <w:rsid w:val="004D0441"/>
    <w:rsid w:val="004D053F"/>
    <w:rsid w:val="004D06DF"/>
    <w:rsid w:val="004D0B09"/>
    <w:rsid w:val="004D0C5A"/>
    <w:rsid w:val="004D0C89"/>
    <w:rsid w:val="004D0DC2"/>
    <w:rsid w:val="004D0E38"/>
    <w:rsid w:val="004D0E8F"/>
    <w:rsid w:val="004D0E92"/>
    <w:rsid w:val="004D11CD"/>
    <w:rsid w:val="004D1204"/>
    <w:rsid w:val="004D14F1"/>
    <w:rsid w:val="004D1532"/>
    <w:rsid w:val="004D1594"/>
    <w:rsid w:val="004D159A"/>
    <w:rsid w:val="004D16C3"/>
    <w:rsid w:val="004D17F8"/>
    <w:rsid w:val="004D1A80"/>
    <w:rsid w:val="004D1D90"/>
    <w:rsid w:val="004D203F"/>
    <w:rsid w:val="004D20D8"/>
    <w:rsid w:val="004D25EB"/>
    <w:rsid w:val="004D2724"/>
    <w:rsid w:val="004D2805"/>
    <w:rsid w:val="004D29B1"/>
    <w:rsid w:val="004D2CBC"/>
    <w:rsid w:val="004D2D84"/>
    <w:rsid w:val="004D2DFB"/>
    <w:rsid w:val="004D2EC5"/>
    <w:rsid w:val="004D30A7"/>
    <w:rsid w:val="004D31CA"/>
    <w:rsid w:val="004D32FD"/>
    <w:rsid w:val="004D33D3"/>
    <w:rsid w:val="004D3551"/>
    <w:rsid w:val="004D35B8"/>
    <w:rsid w:val="004D36A2"/>
    <w:rsid w:val="004D36BC"/>
    <w:rsid w:val="004D3925"/>
    <w:rsid w:val="004D3EE7"/>
    <w:rsid w:val="004D3FD7"/>
    <w:rsid w:val="004D4225"/>
    <w:rsid w:val="004D4250"/>
    <w:rsid w:val="004D44C9"/>
    <w:rsid w:val="004D45F6"/>
    <w:rsid w:val="004D46C9"/>
    <w:rsid w:val="004D4908"/>
    <w:rsid w:val="004D4ED3"/>
    <w:rsid w:val="004D50A2"/>
    <w:rsid w:val="004D50D7"/>
    <w:rsid w:val="004D5359"/>
    <w:rsid w:val="004D5422"/>
    <w:rsid w:val="004D587E"/>
    <w:rsid w:val="004D58A7"/>
    <w:rsid w:val="004D5924"/>
    <w:rsid w:val="004D5B96"/>
    <w:rsid w:val="004D69D8"/>
    <w:rsid w:val="004D7179"/>
    <w:rsid w:val="004D7518"/>
    <w:rsid w:val="004D7C5E"/>
    <w:rsid w:val="004E0026"/>
    <w:rsid w:val="004E0049"/>
    <w:rsid w:val="004E0317"/>
    <w:rsid w:val="004E084E"/>
    <w:rsid w:val="004E089C"/>
    <w:rsid w:val="004E08DB"/>
    <w:rsid w:val="004E0CCD"/>
    <w:rsid w:val="004E100E"/>
    <w:rsid w:val="004E100F"/>
    <w:rsid w:val="004E162A"/>
    <w:rsid w:val="004E17A1"/>
    <w:rsid w:val="004E1986"/>
    <w:rsid w:val="004E19D9"/>
    <w:rsid w:val="004E1A33"/>
    <w:rsid w:val="004E1C26"/>
    <w:rsid w:val="004E1CC8"/>
    <w:rsid w:val="004E1E5C"/>
    <w:rsid w:val="004E1FB1"/>
    <w:rsid w:val="004E1FBA"/>
    <w:rsid w:val="004E2201"/>
    <w:rsid w:val="004E221C"/>
    <w:rsid w:val="004E22B7"/>
    <w:rsid w:val="004E24CC"/>
    <w:rsid w:val="004E24D3"/>
    <w:rsid w:val="004E28AA"/>
    <w:rsid w:val="004E294D"/>
    <w:rsid w:val="004E2B7C"/>
    <w:rsid w:val="004E2C39"/>
    <w:rsid w:val="004E2CD6"/>
    <w:rsid w:val="004E2D36"/>
    <w:rsid w:val="004E2FBB"/>
    <w:rsid w:val="004E311F"/>
    <w:rsid w:val="004E3355"/>
    <w:rsid w:val="004E335A"/>
    <w:rsid w:val="004E3420"/>
    <w:rsid w:val="004E3463"/>
    <w:rsid w:val="004E35E0"/>
    <w:rsid w:val="004E3B46"/>
    <w:rsid w:val="004E3C9D"/>
    <w:rsid w:val="004E3EEC"/>
    <w:rsid w:val="004E4295"/>
    <w:rsid w:val="004E4420"/>
    <w:rsid w:val="004E446D"/>
    <w:rsid w:val="004E468D"/>
    <w:rsid w:val="004E46B9"/>
    <w:rsid w:val="004E50A7"/>
    <w:rsid w:val="004E50E5"/>
    <w:rsid w:val="004E5135"/>
    <w:rsid w:val="004E5198"/>
    <w:rsid w:val="004E52BF"/>
    <w:rsid w:val="004E53FA"/>
    <w:rsid w:val="004E5485"/>
    <w:rsid w:val="004E55AB"/>
    <w:rsid w:val="004E59B4"/>
    <w:rsid w:val="004E5A2E"/>
    <w:rsid w:val="004E69B7"/>
    <w:rsid w:val="004E6BAA"/>
    <w:rsid w:val="004E6D05"/>
    <w:rsid w:val="004E6D18"/>
    <w:rsid w:val="004E6EE5"/>
    <w:rsid w:val="004E6F50"/>
    <w:rsid w:val="004E6F59"/>
    <w:rsid w:val="004E7167"/>
    <w:rsid w:val="004E766D"/>
    <w:rsid w:val="004E7904"/>
    <w:rsid w:val="004E793F"/>
    <w:rsid w:val="004E7961"/>
    <w:rsid w:val="004E7A53"/>
    <w:rsid w:val="004E7C9D"/>
    <w:rsid w:val="004E7D6A"/>
    <w:rsid w:val="004F01C6"/>
    <w:rsid w:val="004F06F5"/>
    <w:rsid w:val="004F06F7"/>
    <w:rsid w:val="004F07A6"/>
    <w:rsid w:val="004F0819"/>
    <w:rsid w:val="004F08E4"/>
    <w:rsid w:val="004F0B28"/>
    <w:rsid w:val="004F0BF6"/>
    <w:rsid w:val="004F0CA9"/>
    <w:rsid w:val="004F0E34"/>
    <w:rsid w:val="004F0F40"/>
    <w:rsid w:val="004F1012"/>
    <w:rsid w:val="004F108C"/>
    <w:rsid w:val="004F121C"/>
    <w:rsid w:val="004F1269"/>
    <w:rsid w:val="004F12EC"/>
    <w:rsid w:val="004F1668"/>
    <w:rsid w:val="004F1996"/>
    <w:rsid w:val="004F1A80"/>
    <w:rsid w:val="004F1DB7"/>
    <w:rsid w:val="004F1E69"/>
    <w:rsid w:val="004F1E95"/>
    <w:rsid w:val="004F1F6C"/>
    <w:rsid w:val="004F23D4"/>
    <w:rsid w:val="004F2981"/>
    <w:rsid w:val="004F2A48"/>
    <w:rsid w:val="004F2ACF"/>
    <w:rsid w:val="004F3155"/>
    <w:rsid w:val="004F33B4"/>
    <w:rsid w:val="004F3571"/>
    <w:rsid w:val="004F37EF"/>
    <w:rsid w:val="004F3AB9"/>
    <w:rsid w:val="004F4032"/>
    <w:rsid w:val="004F4210"/>
    <w:rsid w:val="004F4273"/>
    <w:rsid w:val="004F43C3"/>
    <w:rsid w:val="004F44F4"/>
    <w:rsid w:val="004F457E"/>
    <w:rsid w:val="004F4659"/>
    <w:rsid w:val="004F47C4"/>
    <w:rsid w:val="004F485A"/>
    <w:rsid w:val="004F48BF"/>
    <w:rsid w:val="004F49B9"/>
    <w:rsid w:val="004F4B33"/>
    <w:rsid w:val="004F4BE5"/>
    <w:rsid w:val="004F4EA5"/>
    <w:rsid w:val="004F4ED1"/>
    <w:rsid w:val="004F4F72"/>
    <w:rsid w:val="004F4FE6"/>
    <w:rsid w:val="004F5033"/>
    <w:rsid w:val="004F5488"/>
    <w:rsid w:val="004F5545"/>
    <w:rsid w:val="004F56A6"/>
    <w:rsid w:val="004F5879"/>
    <w:rsid w:val="004F590D"/>
    <w:rsid w:val="004F5A44"/>
    <w:rsid w:val="004F5B83"/>
    <w:rsid w:val="004F5CF4"/>
    <w:rsid w:val="004F616F"/>
    <w:rsid w:val="004F6305"/>
    <w:rsid w:val="004F64BA"/>
    <w:rsid w:val="004F64E0"/>
    <w:rsid w:val="004F64F1"/>
    <w:rsid w:val="004F6521"/>
    <w:rsid w:val="004F65C4"/>
    <w:rsid w:val="004F67E0"/>
    <w:rsid w:val="004F6AAF"/>
    <w:rsid w:val="004F6CE5"/>
    <w:rsid w:val="004F6E11"/>
    <w:rsid w:val="004F6E1F"/>
    <w:rsid w:val="004F7126"/>
    <w:rsid w:val="004F713D"/>
    <w:rsid w:val="004F7341"/>
    <w:rsid w:val="004F73DC"/>
    <w:rsid w:val="004F7537"/>
    <w:rsid w:val="004F7657"/>
    <w:rsid w:val="004F77BB"/>
    <w:rsid w:val="004F7908"/>
    <w:rsid w:val="004F793E"/>
    <w:rsid w:val="004F799F"/>
    <w:rsid w:val="004F7B0C"/>
    <w:rsid w:val="004F7BC9"/>
    <w:rsid w:val="004F7CB6"/>
    <w:rsid w:val="004F7EB6"/>
    <w:rsid w:val="00500076"/>
    <w:rsid w:val="005001C4"/>
    <w:rsid w:val="00500350"/>
    <w:rsid w:val="0050050F"/>
    <w:rsid w:val="00500534"/>
    <w:rsid w:val="005009D0"/>
    <w:rsid w:val="00500B85"/>
    <w:rsid w:val="00500BCA"/>
    <w:rsid w:val="00500D7D"/>
    <w:rsid w:val="00500D97"/>
    <w:rsid w:val="00500EE4"/>
    <w:rsid w:val="00501060"/>
    <w:rsid w:val="005011B7"/>
    <w:rsid w:val="005011EF"/>
    <w:rsid w:val="0050145F"/>
    <w:rsid w:val="005014E1"/>
    <w:rsid w:val="00501507"/>
    <w:rsid w:val="00501540"/>
    <w:rsid w:val="005016F2"/>
    <w:rsid w:val="005018DA"/>
    <w:rsid w:val="005018F0"/>
    <w:rsid w:val="0050195C"/>
    <w:rsid w:val="0050196F"/>
    <w:rsid w:val="00501972"/>
    <w:rsid w:val="00501C31"/>
    <w:rsid w:val="00501EBF"/>
    <w:rsid w:val="00501F71"/>
    <w:rsid w:val="005021CA"/>
    <w:rsid w:val="005022E3"/>
    <w:rsid w:val="005023B8"/>
    <w:rsid w:val="00502541"/>
    <w:rsid w:val="00502549"/>
    <w:rsid w:val="00502F76"/>
    <w:rsid w:val="00502FC7"/>
    <w:rsid w:val="005032C4"/>
    <w:rsid w:val="005034B1"/>
    <w:rsid w:val="00503501"/>
    <w:rsid w:val="00503652"/>
    <w:rsid w:val="005036F2"/>
    <w:rsid w:val="005039F9"/>
    <w:rsid w:val="00503BDF"/>
    <w:rsid w:val="00503D5B"/>
    <w:rsid w:val="00503E9E"/>
    <w:rsid w:val="00503EA1"/>
    <w:rsid w:val="00504270"/>
    <w:rsid w:val="00504455"/>
    <w:rsid w:val="005045C7"/>
    <w:rsid w:val="00504FA6"/>
    <w:rsid w:val="005050A1"/>
    <w:rsid w:val="0050522C"/>
    <w:rsid w:val="00505507"/>
    <w:rsid w:val="00505599"/>
    <w:rsid w:val="005055C5"/>
    <w:rsid w:val="00505905"/>
    <w:rsid w:val="00505917"/>
    <w:rsid w:val="0050598A"/>
    <w:rsid w:val="00505C74"/>
    <w:rsid w:val="00505D1C"/>
    <w:rsid w:val="00505D34"/>
    <w:rsid w:val="00505E8E"/>
    <w:rsid w:val="00506843"/>
    <w:rsid w:val="00506E36"/>
    <w:rsid w:val="005070A7"/>
    <w:rsid w:val="00507334"/>
    <w:rsid w:val="00507381"/>
    <w:rsid w:val="005074E4"/>
    <w:rsid w:val="005078C9"/>
    <w:rsid w:val="005078DC"/>
    <w:rsid w:val="00507AEC"/>
    <w:rsid w:val="00507E87"/>
    <w:rsid w:val="00507E8F"/>
    <w:rsid w:val="00507F0E"/>
    <w:rsid w:val="00507FD8"/>
    <w:rsid w:val="0051017B"/>
    <w:rsid w:val="005104E9"/>
    <w:rsid w:val="005105C6"/>
    <w:rsid w:val="00510685"/>
    <w:rsid w:val="00510842"/>
    <w:rsid w:val="00510939"/>
    <w:rsid w:val="00510A18"/>
    <w:rsid w:val="00510A47"/>
    <w:rsid w:val="00510C2F"/>
    <w:rsid w:val="00510E21"/>
    <w:rsid w:val="00510E51"/>
    <w:rsid w:val="00511133"/>
    <w:rsid w:val="0051151A"/>
    <w:rsid w:val="005115E1"/>
    <w:rsid w:val="00511748"/>
    <w:rsid w:val="0051196A"/>
    <w:rsid w:val="005119C0"/>
    <w:rsid w:val="005123C1"/>
    <w:rsid w:val="005123EC"/>
    <w:rsid w:val="00512453"/>
    <w:rsid w:val="0051269B"/>
    <w:rsid w:val="005126F1"/>
    <w:rsid w:val="00512AAF"/>
    <w:rsid w:val="00512F08"/>
    <w:rsid w:val="00512FC6"/>
    <w:rsid w:val="00513100"/>
    <w:rsid w:val="005131CC"/>
    <w:rsid w:val="005131CE"/>
    <w:rsid w:val="0051321C"/>
    <w:rsid w:val="00513396"/>
    <w:rsid w:val="005137BC"/>
    <w:rsid w:val="0051385A"/>
    <w:rsid w:val="00513A3A"/>
    <w:rsid w:val="00513A92"/>
    <w:rsid w:val="00513B35"/>
    <w:rsid w:val="00513E0E"/>
    <w:rsid w:val="00514085"/>
    <w:rsid w:val="0051419D"/>
    <w:rsid w:val="0051428E"/>
    <w:rsid w:val="005142BC"/>
    <w:rsid w:val="005143AC"/>
    <w:rsid w:val="0051441E"/>
    <w:rsid w:val="00514433"/>
    <w:rsid w:val="005144D9"/>
    <w:rsid w:val="00514519"/>
    <w:rsid w:val="00514786"/>
    <w:rsid w:val="005148F5"/>
    <w:rsid w:val="005148FB"/>
    <w:rsid w:val="00514A1B"/>
    <w:rsid w:val="00514A7B"/>
    <w:rsid w:val="00514B2F"/>
    <w:rsid w:val="00514B44"/>
    <w:rsid w:val="00514BAF"/>
    <w:rsid w:val="00514CA6"/>
    <w:rsid w:val="0051535C"/>
    <w:rsid w:val="00515CD5"/>
    <w:rsid w:val="00515CD7"/>
    <w:rsid w:val="00515EE7"/>
    <w:rsid w:val="00515F1C"/>
    <w:rsid w:val="00515F98"/>
    <w:rsid w:val="005164B7"/>
    <w:rsid w:val="00516679"/>
    <w:rsid w:val="00516842"/>
    <w:rsid w:val="00516893"/>
    <w:rsid w:val="00516A64"/>
    <w:rsid w:val="00516CD7"/>
    <w:rsid w:val="00516D62"/>
    <w:rsid w:val="00516E0C"/>
    <w:rsid w:val="00516E4D"/>
    <w:rsid w:val="00516ECA"/>
    <w:rsid w:val="00516F6E"/>
    <w:rsid w:val="00517077"/>
    <w:rsid w:val="0051723F"/>
    <w:rsid w:val="005172BA"/>
    <w:rsid w:val="0051761F"/>
    <w:rsid w:val="0051769A"/>
    <w:rsid w:val="00517ADB"/>
    <w:rsid w:val="00517C5E"/>
    <w:rsid w:val="00517D4F"/>
    <w:rsid w:val="00520080"/>
    <w:rsid w:val="0052031C"/>
    <w:rsid w:val="00520844"/>
    <w:rsid w:val="0052089C"/>
    <w:rsid w:val="00520F3C"/>
    <w:rsid w:val="005216CB"/>
    <w:rsid w:val="005218C7"/>
    <w:rsid w:val="00521E0C"/>
    <w:rsid w:val="0052243C"/>
    <w:rsid w:val="00522968"/>
    <w:rsid w:val="00522B8F"/>
    <w:rsid w:val="00522C1A"/>
    <w:rsid w:val="005230B7"/>
    <w:rsid w:val="005230BB"/>
    <w:rsid w:val="005232DE"/>
    <w:rsid w:val="005232EC"/>
    <w:rsid w:val="005235F6"/>
    <w:rsid w:val="00523874"/>
    <w:rsid w:val="0052391D"/>
    <w:rsid w:val="00523B85"/>
    <w:rsid w:val="00523C92"/>
    <w:rsid w:val="00523E5D"/>
    <w:rsid w:val="0052426B"/>
    <w:rsid w:val="005242BC"/>
    <w:rsid w:val="00524369"/>
    <w:rsid w:val="00524658"/>
    <w:rsid w:val="005247E2"/>
    <w:rsid w:val="00524A10"/>
    <w:rsid w:val="00524B86"/>
    <w:rsid w:val="00524B9F"/>
    <w:rsid w:val="00524DAD"/>
    <w:rsid w:val="00524F18"/>
    <w:rsid w:val="005250DC"/>
    <w:rsid w:val="005252DF"/>
    <w:rsid w:val="00525319"/>
    <w:rsid w:val="005255C4"/>
    <w:rsid w:val="005256CD"/>
    <w:rsid w:val="00525F80"/>
    <w:rsid w:val="00526219"/>
    <w:rsid w:val="005262BB"/>
    <w:rsid w:val="005262E2"/>
    <w:rsid w:val="005263C4"/>
    <w:rsid w:val="0052648B"/>
    <w:rsid w:val="00526614"/>
    <w:rsid w:val="00526A16"/>
    <w:rsid w:val="00526ADC"/>
    <w:rsid w:val="005272FE"/>
    <w:rsid w:val="005273E9"/>
    <w:rsid w:val="0052749D"/>
    <w:rsid w:val="00527725"/>
    <w:rsid w:val="00527ADC"/>
    <w:rsid w:val="00527EF3"/>
    <w:rsid w:val="00527FA1"/>
    <w:rsid w:val="00527FF8"/>
    <w:rsid w:val="0053025B"/>
    <w:rsid w:val="00530307"/>
    <w:rsid w:val="00530415"/>
    <w:rsid w:val="00530428"/>
    <w:rsid w:val="0053047D"/>
    <w:rsid w:val="00530765"/>
    <w:rsid w:val="005308B3"/>
    <w:rsid w:val="00530A04"/>
    <w:rsid w:val="00530C08"/>
    <w:rsid w:val="00530D43"/>
    <w:rsid w:val="00530E6B"/>
    <w:rsid w:val="005314DE"/>
    <w:rsid w:val="005315AB"/>
    <w:rsid w:val="00531683"/>
    <w:rsid w:val="00531C4B"/>
    <w:rsid w:val="00531CDF"/>
    <w:rsid w:val="00531D6C"/>
    <w:rsid w:val="00531E2F"/>
    <w:rsid w:val="00531E67"/>
    <w:rsid w:val="00531EF3"/>
    <w:rsid w:val="00531F75"/>
    <w:rsid w:val="00532082"/>
    <w:rsid w:val="005320F1"/>
    <w:rsid w:val="0053220B"/>
    <w:rsid w:val="005324C9"/>
    <w:rsid w:val="005325FA"/>
    <w:rsid w:val="0053262B"/>
    <w:rsid w:val="00532671"/>
    <w:rsid w:val="005327A0"/>
    <w:rsid w:val="00532AFB"/>
    <w:rsid w:val="00532B65"/>
    <w:rsid w:val="00532C47"/>
    <w:rsid w:val="00532F7E"/>
    <w:rsid w:val="00533254"/>
    <w:rsid w:val="005334CF"/>
    <w:rsid w:val="00533513"/>
    <w:rsid w:val="005336EB"/>
    <w:rsid w:val="00533B59"/>
    <w:rsid w:val="00533B63"/>
    <w:rsid w:val="00533DE2"/>
    <w:rsid w:val="00533E24"/>
    <w:rsid w:val="00533EB0"/>
    <w:rsid w:val="005340C9"/>
    <w:rsid w:val="00534A5D"/>
    <w:rsid w:val="00534BD2"/>
    <w:rsid w:val="00534CCA"/>
    <w:rsid w:val="00534D3E"/>
    <w:rsid w:val="00534D9C"/>
    <w:rsid w:val="00534DD2"/>
    <w:rsid w:val="00534E56"/>
    <w:rsid w:val="00534E9A"/>
    <w:rsid w:val="00534FA4"/>
    <w:rsid w:val="0053517C"/>
    <w:rsid w:val="005356CC"/>
    <w:rsid w:val="00535767"/>
    <w:rsid w:val="00535862"/>
    <w:rsid w:val="00535ACE"/>
    <w:rsid w:val="00535B29"/>
    <w:rsid w:val="00535C0C"/>
    <w:rsid w:val="00535CC8"/>
    <w:rsid w:val="00535FDF"/>
    <w:rsid w:val="00536250"/>
    <w:rsid w:val="005362A0"/>
    <w:rsid w:val="005364F9"/>
    <w:rsid w:val="005365ED"/>
    <w:rsid w:val="00536618"/>
    <w:rsid w:val="00536714"/>
    <w:rsid w:val="00536AB5"/>
    <w:rsid w:val="00536B27"/>
    <w:rsid w:val="00537537"/>
    <w:rsid w:val="005375A9"/>
    <w:rsid w:val="005375DD"/>
    <w:rsid w:val="00537A05"/>
    <w:rsid w:val="00537E35"/>
    <w:rsid w:val="00537EA2"/>
    <w:rsid w:val="00537EB1"/>
    <w:rsid w:val="00537F25"/>
    <w:rsid w:val="00537FA8"/>
    <w:rsid w:val="00540433"/>
    <w:rsid w:val="005404E5"/>
    <w:rsid w:val="00540552"/>
    <w:rsid w:val="005405C4"/>
    <w:rsid w:val="005405D1"/>
    <w:rsid w:val="0054076D"/>
    <w:rsid w:val="00540DB3"/>
    <w:rsid w:val="00540EFC"/>
    <w:rsid w:val="0054117B"/>
    <w:rsid w:val="00541180"/>
    <w:rsid w:val="005412B8"/>
    <w:rsid w:val="0054136B"/>
    <w:rsid w:val="00541A15"/>
    <w:rsid w:val="00541BBE"/>
    <w:rsid w:val="00541C39"/>
    <w:rsid w:val="00541E5B"/>
    <w:rsid w:val="00541F0C"/>
    <w:rsid w:val="00542018"/>
    <w:rsid w:val="0054212B"/>
    <w:rsid w:val="0054257B"/>
    <w:rsid w:val="00542650"/>
    <w:rsid w:val="00542794"/>
    <w:rsid w:val="00542888"/>
    <w:rsid w:val="0054289E"/>
    <w:rsid w:val="005428DE"/>
    <w:rsid w:val="00542BE5"/>
    <w:rsid w:val="00542FF9"/>
    <w:rsid w:val="00543016"/>
    <w:rsid w:val="00543219"/>
    <w:rsid w:val="00543223"/>
    <w:rsid w:val="00543525"/>
    <w:rsid w:val="005435CF"/>
    <w:rsid w:val="005439E6"/>
    <w:rsid w:val="00543A23"/>
    <w:rsid w:val="00543A24"/>
    <w:rsid w:val="00543D61"/>
    <w:rsid w:val="00543E44"/>
    <w:rsid w:val="00543F8D"/>
    <w:rsid w:val="00544054"/>
    <w:rsid w:val="00544161"/>
    <w:rsid w:val="005442ED"/>
    <w:rsid w:val="0054446B"/>
    <w:rsid w:val="0054458F"/>
    <w:rsid w:val="00544BFD"/>
    <w:rsid w:val="00544C59"/>
    <w:rsid w:val="005451BF"/>
    <w:rsid w:val="00545235"/>
    <w:rsid w:val="005452A9"/>
    <w:rsid w:val="00545308"/>
    <w:rsid w:val="0054547C"/>
    <w:rsid w:val="00545728"/>
    <w:rsid w:val="0054592E"/>
    <w:rsid w:val="00545CF0"/>
    <w:rsid w:val="00545D71"/>
    <w:rsid w:val="0054631A"/>
    <w:rsid w:val="0054638B"/>
    <w:rsid w:val="005463C4"/>
    <w:rsid w:val="00546439"/>
    <w:rsid w:val="00546766"/>
    <w:rsid w:val="00546E09"/>
    <w:rsid w:val="00546E56"/>
    <w:rsid w:val="00547201"/>
    <w:rsid w:val="005473B8"/>
    <w:rsid w:val="005476DB"/>
    <w:rsid w:val="0054784D"/>
    <w:rsid w:val="00547914"/>
    <w:rsid w:val="005479E5"/>
    <w:rsid w:val="00547AB6"/>
    <w:rsid w:val="00547EBE"/>
    <w:rsid w:val="00550164"/>
    <w:rsid w:val="00550291"/>
    <w:rsid w:val="00550443"/>
    <w:rsid w:val="00550743"/>
    <w:rsid w:val="00550776"/>
    <w:rsid w:val="0055096B"/>
    <w:rsid w:val="00550BF8"/>
    <w:rsid w:val="005516B9"/>
    <w:rsid w:val="005517C8"/>
    <w:rsid w:val="0055185A"/>
    <w:rsid w:val="0055193E"/>
    <w:rsid w:val="00551A40"/>
    <w:rsid w:val="00551B63"/>
    <w:rsid w:val="00551C1A"/>
    <w:rsid w:val="00551CC7"/>
    <w:rsid w:val="00551E29"/>
    <w:rsid w:val="00552070"/>
    <w:rsid w:val="005520F6"/>
    <w:rsid w:val="005521EA"/>
    <w:rsid w:val="0055232A"/>
    <w:rsid w:val="00552691"/>
    <w:rsid w:val="00552DEA"/>
    <w:rsid w:val="00553032"/>
    <w:rsid w:val="0055337D"/>
    <w:rsid w:val="0055354F"/>
    <w:rsid w:val="00553798"/>
    <w:rsid w:val="00553898"/>
    <w:rsid w:val="00553913"/>
    <w:rsid w:val="00553929"/>
    <w:rsid w:val="00553A18"/>
    <w:rsid w:val="00553C2D"/>
    <w:rsid w:val="00553CAB"/>
    <w:rsid w:val="00553D80"/>
    <w:rsid w:val="00554046"/>
    <w:rsid w:val="00554124"/>
    <w:rsid w:val="005545FD"/>
    <w:rsid w:val="0055465F"/>
    <w:rsid w:val="005546BE"/>
    <w:rsid w:val="005549B0"/>
    <w:rsid w:val="00554D78"/>
    <w:rsid w:val="00554FB5"/>
    <w:rsid w:val="0055503C"/>
    <w:rsid w:val="0055505D"/>
    <w:rsid w:val="00555331"/>
    <w:rsid w:val="005555DF"/>
    <w:rsid w:val="00555649"/>
    <w:rsid w:val="00555830"/>
    <w:rsid w:val="0055591D"/>
    <w:rsid w:val="00555A2D"/>
    <w:rsid w:val="00555B42"/>
    <w:rsid w:val="00555E1E"/>
    <w:rsid w:val="00555EA4"/>
    <w:rsid w:val="00555FD4"/>
    <w:rsid w:val="0055622F"/>
    <w:rsid w:val="00556467"/>
    <w:rsid w:val="0055669C"/>
    <w:rsid w:val="0055676A"/>
    <w:rsid w:val="00556CCC"/>
    <w:rsid w:val="00556CE3"/>
    <w:rsid w:val="00556CFD"/>
    <w:rsid w:val="0055711F"/>
    <w:rsid w:val="00557185"/>
    <w:rsid w:val="00557353"/>
    <w:rsid w:val="005573CC"/>
    <w:rsid w:val="0055744E"/>
    <w:rsid w:val="0055790F"/>
    <w:rsid w:val="00557C6C"/>
    <w:rsid w:val="00557CA6"/>
    <w:rsid w:val="00557CAC"/>
    <w:rsid w:val="00557FFD"/>
    <w:rsid w:val="005601E6"/>
    <w:rsid w:val="005604A6"/>
    <w:rsid w:val="00560602"/>
    <w:rsid w:val="00560664"/>
    <w:rsid w:val="0056091B"/>
    <w:rsid w:val="00560DB4"/>
    <w:rsid w:val="00560F0B"/>
    <w:rsid w:val="00560F56"/>
    <w:rsid w:val="00560FC0"/>
    <w:rsid w:val="00561042"/>
    <w:rsid w:val="005610AF"/>
    <w:rsid w:val="0056112C"/>
    <w:rsid w:val="00561149"/>
    <w:rsid w:val="0056146E"/>
    <w:rsid w:val="005614DE"/>
    <w:rsid w:val="00561842"/>
    <w:rsid w:val="00561907"/>
    <w:rsid w:val="00561F39"/>
    <w:rsid w:val="0056212F"/>
    <w:rsid w:val="00562232"/>
    <w:rsid w:val="005625C2"/>
    <w:rsid w:val="00562E2E"/>
    <w:rsid w:val="00562F1E"/>
    <w:rsid w:val="00562FB5"/>
    <w:rsid w:val="005632FC"/>
    <w:rsid w:val="0056337C"/>
    <w:rsid w:val="00563381"/>
    <w:rsid w:val="0056347B"/>
    <w:rsid w:val="005634D2"/>
    <w:rsid w:val="00563817"/>
    <w:rsid w:val="00563A00"/>
    <w:rsid w:val="00563DC3"/>
    <w:rsid w:val="00563EEC"/>
    <w:rsid w:val="00564854"/>
    <w:rsid w:val="00564992"/>
    <w:rsid w:val="00564BDF"/>
    <w:rsid w:val="00564DA4"/>
    <w:rsid w:val="00564DA6"/>
    <w:rsid w:val="005651C1"/>
    <w:rsid w:val="00565502"/>
    <w:rsid w:val="005656BE"/>
    <w:rsid w:val="00565951"/>
    <w:rsid w:val="005659AF"/>
    <w:rsid w:val="00565AC0"/>
    <w:rsid w:val="00565D7A"/>
    <w:rsid w:val="00565D81"/>
    <w:rsid w:val="00565F36"/>
    <w:rsid w:val="00565FAC"/>
    <w:rsid w:val="00565FDE"/>
    <w:rsid w:val="00566269"/>
    <w:rsid w:val="0056629E"/>
    <w:rsid w:val="005663D4"/>
    <w:rsid w:val="0056664E"/>
    <w:rsid w:val="00566903"/>
    <w:rsid w:val="00566944"/>
    <w:rsid w:val="00566D9D"/>
    <w:rsid w:val="00567021"/>
    <w:rsid w:val="0056716D"/>
    <w:rsid w:val="0056719E"/>
    <w:rsid w:val="00567321"/>
    <w:rsid w:val="00567563"/>
    <w:rsid w:val="00567677"/>
    <w:rsid w:val="00567784"/>
    <w:rsid w:val="00567A7A"/>
    <w:rsid w:val="00567BE9"/>
    <w:rsid w:val="00567C32"/>
    <w:rsid w:val="00570198"/>
    <w:rsid w:val="00570313"/>
    <w:rsid w:val="00570336"/>
    <w:rsid w:val="0057033E"/>
    <w:rsid w:val="00570429"/>
    <w:rsid w:val="00570558"/>
    <w:rsid w:val="00570789"/>
    <w:rsid w:val="00570C8D"/>
    <w:rsid w:val="00570D33"/>
    <w:rsid w:val="00571170"/>
    <w:rsid w:val="0057126E"/>
    <w:rsid w:val="00571356"/>
    <w:rsid w:val="005716BD"/>
    <w:rsid w:val="00571817"/>
    <w:rsid w:val="00571940"/>
    <w:rsid w:val="00571CE3"/>
    <w:rsid w:val="00571F45"/>
    <w:rsid w:val="0057228E"/>
    <w:rsid w:val="00572561"/>
    <w:rsid w:val="005725C8"/>
    <w:rsid w:val="00572643"/>
    <w:rsid w:val="005726D4"/>
    <w:rsid w:val="0057272B"/>
    <w:rsid w:val="005727C5"/>
    <w:rsid w:val="005728D7"/>
    <w:rsid w:val="00572909"/>
    <w:rsid w:val="005729F9"/>
    <w:rsid w:val="00572A0E"/>
    <w:rsid w:val="00573BAD"/>
    <w:rsid w:val="00573CAA"/>
    <w:rsid w:val="00573E0C"/>
    <w:rsid w:val="00573F3F"/>
    <w:rsid w:val="0057423C"/>
    <w:rsid w:val="0057425F"/>
    <w:rsid w:val="005748ED"/>
    <w:rsid w:val="00575050"/>
    <w:rsid w:val="00575069"/>
    <w:rsid w:val="00575256"/>
    <w:rsid w:val="005753B1"/>
    <w:rsid w:val="005757D3"/>
    <w:rsid w:val="00575808"/>
    <w:rsid w:val="005758B9"/>
    <w:rsid w:val="00575994"/>
    <w:rsid w:val="00575C28"/>
    <w:rsid w:val="00575FD2"/>
    <w:rsid w:val="0057602A"/>
    <w:rsid w:val="005760A7"/>
    <w:rsid w:val="005761AF"/>
    <w:rsid w:val="0057646D"/>
    <w:rsid w:val="005765BB"/>
    <w:rsid w:val="005767D4"/>
    <w:rsid w:val="00576A01"/>
    <w:rsid w:val="00576B6B"/>
    <w:rsid w:val="005773A0"/>
    <w:rsid w:val="00577532"/>
    <w:rsid w:val="00577558"/>
    <w:rsid w:val="00577733"/>
    <w:rsid w:val="005779E6"/>
    <w:rsid w:val="00577C54"/>
    <w:rsid w:val="00577E1A"/>
    <w:rsid w:val="00577E92"/>
    <w:rsid w:val="00577F91"/>
    <w:rsid w:val="005800D5"/>
    <w:rsid w:val="005801CA"/>
    <w:rsid w:val="00580210"/>
    <w:rsid w:val="00580234"/>
    <w:rsid w:val="00580421"/>
    <w:rsid w:val="0058062A"/>
    <w:rsid w:val="00580696"/>
    <w:rsid w:val="00580795"/>
    <w:rsid w:val="00580997"/>
    <w:rsid w:val="00581209"/>
    <w:rsid w:val="0058127B"/>
    <w:rsid w:val="005818EF"/>
    <w:rsid w:val="005819CA"/>
    <w:rsid w:val="00581AAA"/>
    <w:rsid w:val="00581C4B"/>
    <w:rsid w:val="00581FE3"/>
    <w:rsid w:val="005822D6"/>
    <w:rsid w:val="0058256A"/>
    <w:rsid w:val="00582714"/>
    <w:rsid w:val="00582752"/>
    <w:rsid w:val="0058283B"/>
    <w:rsid w:val="00582AF5"/>
    <w:rsid w:val="00582D69"/>
    <w:rsid w:val="00582E08"/>
    <w:rsid w:val="00582EAB"/>
    <w:rsid w:val="00582F6C"/>
    <w:rsid w:val="0058301B"/>
    <w:rsid w:val="00583354"/>
    <w:rsid w:val="00583395"/>
    <w:rsid w:val="005833A8"/>
    <w:rsid w:val="005833E4"/>
    <w:rsid w:val="00583805"/>
    <w:rsid w:val="0058396C"/>
    <w:rsid w:val="00583A9C"/>
    <w:rsid w:val="00583B33"/>
    <w:rsid w:val="00583CED"/>
    <w:rsid w:val="00583CF6"/>
    <w:rsid w:val="00583E56"/>
    <w:rsid w:val="00583F85"/>
    <w:rsid w:val="00584113"/>
    <w:rsid w:val="005841D4"/>
    <w:rsid w:val="005844B3"/>
    <w:rsid w:val="0058453A"/>
    <w:rsid w:val="005845DA"/>
    <w:rsid w:val="005846C6"/>
    <w:rsid w:val="00584B0F"/>
    <w:rsid w:val="00584F88"/>
    <w:rsid w:val="005854A3"/>
    <w:rsid w:val="005854FC"/>
    <w:rsid w:val="0058551B"/>
    <w:rsid w:val="005857AA"/>
    <w:rsid w:val="00585A82"/>
    <w:rsid w:val="00585BBF"/>
    <w:rsid w:val="00585BD2"/>
    <w:rsid w:val="00585D6C"/>
    <w:rsid w:val="00585F72"/>
    <w:rsid w:val="00586130"/>
    <w:rsid w:val="00586221"/>
    <w:rsid w:val="005862D8"/>
    <w:rsid w:val="00586727"/>
    <w:rsid w:val="0058689E"/>
    <w:rsid w:val="005868FC"/>
    <w:rsid w:val="00586CED"/>
    <w:rsid w:val="00587394"/>
    <w:rsid w:val="005877AC"/>
    <w:rsid w:val="0058781F"/>
    <w:rsid w:val="005878CF"/>
    <w:rsid w:val="00587978"/>
    <w:rsid w:val="00587ADE"/>
    <w:rsid w:val="00587CAF"/>
    <w:rsid w:val="00587CD0"/>
    <w:rsid w:val="00587D4F"/>
    <w:rsid w:val="00587DA3"/>
    <w:rsid w:val="00587EB1"/>
    <w:rsid w:val="00587ED7"/>
    <w:rsid w:val="0059040D"/>
    <w:rsid w:val="0059063F"/>
    <w:rsid w:val="00590693"/>
    <w:rsid w:val="0059071A"/>
    <w:rsid w:val="00590831"/>
    <w:rsid w:val="00590A32"/>
    <w:rsid w:val="00590FFA"/>
    <w:rsid w:val="0059100A"/>
    <w:rsid w:val="00591548"/>
    <w:rsid w:val="005915E0"/>
    <w:rsid w:val="005917D5"/>
    <w:rsid w:val="005919C3"/>
    <w:rsid w:val="00591DDE"/>
    <w:rsid w:val="00591EAD"/>
    <w:rsid w:val="00591F05"/>
    <w:rsid w:val="0059216C"/>
    <w:rsid w:val="005923F3"/>
    <w:rsid w:val="00592454"/>
    <w:rsid w:val="005924EF"/>
    <w:rsid w:val="005925A9"/>
    <w:rsid w:val="00592649"/>
    <w:rsid w:val="0059264D"/>
    <w:rsid w:val="00592711"/>
    <w:rsid w:val="00592BC2"/>
    <w:rsid w:val="00592D75"/>
    <w:rsid w:val="00592D8D"/>
    <w:rsid w:val="00592F83"/>
    <w:rsid w:val="00592F85"/>
    <w:rsid w:val="005931E0"/>
    <w:rsid w:val="005932FB"/>
    <w:rsid w:val="005934A8"/>
    <w:rsid w:val="0059375A"/>
    <w:rsid w:val="00593806"/>
    <w:rsid w:val="00593989"/>
    <w:rsid w:val="00593B7A"/>
    <w:rsid w:val="00593C31"/>
    <w:rsid w:val="00593DA0"/>
    <w:rsid w:val="00593FBD"/>
    <w:rsid w:val="005943BD"/>
    <w:rsid w:val="0059443E"/>
    <w:rsid w:val="0059466E"/>
    <w:rsid w:val="0059489D"/>
    <w:rsid w:val="005948C5"/>
    <w:rsid w:val="0059491E"/>
    <w:rsid w:val="005949A8"/>
    <w:rsid w:val="00594ACC"/>
    <w:rsid w:val="00594B69"/>
    <w:rsid w:val="00594EB0"/>
    <w:rsid w:val="00594EBD"/>
    <w:rsid w:val="0059517B"/>
    <w:rsid w:val="005952B4"/>
    <w:rsid w:val="0059564F"/>
    <w:rsid w:val="005956B4"/>
    <w:rsid w:val="005956F5"/>
    <w:rsid w:val="005958D8"/>
    <w:rsid w:val="005958FE"/>
    <w:rsid w:val="005961E6"/>
    <w:rsid w:val="00596346"/>
    <w:rsid w:val="0059645C"/>
    <w:rsid w:val="00596709"/>
    <w:rsid w:val="00596749"/>
    <w:rsid w:val="00596E40"/>
    <w:rsid w:val="005972CB"/>
    <w:rsid w:val="00597313"/>
    <w:rsid w:val="00597315"/>
    <w:rsid w:val="005974C9"/>
    <w:rsid w:val="005976B7"/>
    <w:rsid w:val="005976EF"/>
    <w:rsid w:val="005979EC"/>
    <w:rsid w:val="00597BA6"/>
    <w:rsid w:val="00597D93"/>
    <w:rsid w:val="00597E44"/>
    <w:rsid w:val="00597E6F"/>
    <w:rsid w:val="00597ED1"/>
    <w:rsid w:val="00597EF2"/>
    <w:rsid w:val="00597FD1"/>
    <w:rsid w:val="005A00F2"/>
    <w:rsid w:val="005A031E"/>
    <w:rsid w:val="005A03CA"/>
    <w:rsid w:val="005A04E0"/>
    <w:rsid w:val="005A055F"/>
    <w:rsid w:val="005A0574"/>
    <w:rsid w:val="005A05C7"/>
    <w:rsid w:val="005A05E6"/>
    <w:rsid w:val="005A0B8F"/>
    <w:rsid w:val="005A0CF0"/>
    <w:rsid w:val="005A0DDB"/>
    <w:rsid w:val="005A0E60"/>
    <w:rsid w:val="005A0FC9"/>
    <w:rsid w:val="005A1465"/>
    <w:rsid w:val="005A17BE"/>
    <w:rsid w:val="005A17C4"/>
    <w:rsid w:val="005A1A48"/>
    <w:rsid w:val="005A1A55"/>
    <w:rsid w:val="005A1A7E"/>
    <w:rsid w:val="005A1CF8"/>
    <w:rsid w:val="005A1DC0"/>
    <w:rsid w:val="005A1F62"/>
    <w:rsid w:val="005A243E"/>
    <w:rsid w:val="005A2491"/>
    <w:rsid w:val="005A2606"/>
    <w:rsid w:val="005A265C"/>
    <w:rsid w:val="005A26F9"/>
    <w:rsid w:val="005A27AF"/>
    <w:rsid w:val="005A29F2"/>
    <w:rsid w:val="005A2B17"/>
    <w:rsid w:val="005A2ECC"/>
    <w:rsid w:val="005A2F51"/>
    <w:rsid w:val="005A30F7"/>
    <w:rsid w:val="005A314D"/>
    <w:rsid w:val="005A3270"/>
    <w:rsid w:val="005A3336"/>
    <w:rsid w:val="005A35E6"/>
    <w:rsid w:val="005A35EA"/>
    <w:rsid w:val="005A38FA"/>
    <w:rsid w:val="005A3A1A"/>
    <w:rsid w:val="005A3DA6"/>
    <w:rsid w:val="005A3E83"/>
    <w:rsid w:val="005A3FF5"/>
    <w:rsid w:val="005A450A"/>
    <w:rsid w:val="005A461F"/>
    <w:rsid w:val="005A4712"/>
    <w:rsid w:val="005A4847"/>
    <w:rsid w:val="005A4902"/>
    <w:rsid w:val="005A4BC0"/>
    <w:rsid w:val="005A51C3"/>
    <w:rsid w:val="005A5607"/>
    <w:rsid w:val="005A59B9"/>
    <w:rsid w:val="005A5A38"/>
    <w:rsid w:val="005A5D7B"/>
    <w:rsid w:val="005A5F8B"/>
    <w:rsid w:val="005A652C"/>
    <w:rsid w:val="005A667F"/>
    <w:rsid w:val="005A66AD"/>
    <w:rsid w:val="005A6881"/>
    <w:rsid w:val="005A68D7"/>
    <w:rsid w:val="005A6939"/>
    <w:rsid w:val="005A6E70"/>
    <w:rsid w:val="005A6F80"/>
    <w:rsid w:val="005A707D"/>
    <w:rsid w:val="005A73B5"/>
    <w:rsid w:val="005A743B"/>
    <w:rsid w:val="005A752D"/>
    <w:rsid w:val="005A75B4"/>
    <w:rsid w:val="005A7721"/>
    <w:rsid w:val="005A7808"/>
    <w:rsid w:val="005A7C5A"/>
    <w:rsid w:val="005A7E0F"/>
    <w:rsid w:val="005A7E48"/>
    <w:rsid w:val="005B04C2"/>
    <w:rsid w:val="005B0C42"/>
    <w:rsid w:val="005B0D4E"/>
    <w:rsid w:val="005B0D9B"/>
    <w:rsid w:val="005B0DDC"/>
    <w:rsid w:val="005B10C1"/>
    <w:rsid w:val="005B1153"/>
    <w:rsid w:val="005B13C4"/>
    <w:rsid w:val="005B172A"/>
    <w:rsid w:val="005B18AD"/>
    <w:rsid w:val="005B19DE"/>
    <w:rsid w:val="005B1DA3"/>
    <w:rsid w:val="005B1E92"/>
    <w:rsid w:val="005B20C4"/>
    <w:rsid w:val="005B214B"/>
    <w:rsid w:val="005B2587"/>
    <w:rsid w:val="005B2648"/>
    <w:rsid w:val="005B291C"/>
    <w:rsid w:val="005B2946"/>
    <w:rsid w:val="005B2B34"/>
    <w:rsid w:val="005B2DEA"/>
    <w:rsid w:val="005B317B"/>
    <w:rsid w:val="005B3237"/>
    <w:rsid w:val="005B341A"/>
    <w:rsid w:val="005B3658"/>
    <w:rsid w:val="005B36D4"/>
    <w:rsid w:val="005B3953"/>
    <w:rsid w:val="005B3A63"/>
    <w:rsid w:val="005B3D11"/>
    <w:rsid w:val="005B3EDF"/>
    <w:rsid w:val="005B40EF"/>
    <w:rsid w:val="005B4425"/>
    <w:rsid w:val="005B450C"/>
    <w:rsid w:val="005B468A"/>
    <w:rsid w:val="005B46FB"/>
    <w:rsid w:val="005B4B7C"/>
    <w:rsid w:val="005B4FC3"/>
    <w:rsid w:val="005B5072"/>
    <w:rsid w:val="005B51DE"/>
    <w:rsid w:val="005B5689"/>
    <w:rsid w:val="005B56EF"/>
    <w:rsid w:val="005B572F"/>
    <w:rsid w:val="005B5A90"/>
    <w:rsid w:val="005B5BD8"/>
    <w:rsid w:val="005B5D6B"/>
    <w:rsid w:val="005B5E04"/>
    <w:rsid w:val="005B5F3A"/>
    <w:rsid w:val="005B5FDE"/>
    <w:rsid w:val="005B63A1"/>
    <w:rsid w:val="005B6650"/>
    <w:rsid w:val="005B67C1"/>
    <w:rsid w:val="005B695A"/>
    <w:rsid w:val="005B6962"/>
    <w:rsid w:val="005B698D"/>
    <w:rsid w:val="005B6A8D"/>
    <w:rsid w:val="005B6B53"/>
    <w:rsid w:val="005B6B92"/>
    <w:rsid w:val="005B6C49"/>
    <w:rsid w:val="005B6E6D"/>
    <w:rsid w:val="005B72B5"/>
    <w:rsid w:val="005B7320"/>
    <w:rsid w:val="005B758B"/>
    <w:rsid w:val="005B7591"/>
    <w:rsid w:val="005B77D0"/>
    <w:rsid w:val="005B7CC8"/>
    <w:rsid w:val="005C04F5"/>
    <w:rsid w:val="005C0942"/>
    <w:rsid w:val="005C0994"/>
    <w:rsid w:val="005C0A70"/>
    <w:rsid w:val="005C0D48"/>
    <w:rsid w:val="005C0D5B"/>
    <w:rsid w:val="005C1276"/>
    <w:rsid w:val="005C13A3"/>
    <w:rsid w:val="005C1A6B"/>
    <w:rsid w:val="005C1B7B"/>
    <w:rsid w:val="005C1E37"/>
    <w:rsid w:val="005C200A"/>
    <w:rsid w:val="005C2198"/>
    <w:rsid w:val="005C220E"/>
    <w:rsid w:val="005C22AA"/>
    <w:rsid w:val="005C25C5"/>
    <w:rsid w:val="005C2715"/>
    <w:rsid w:val="005C2C9F"/>
    <w:rsid w:val="005C2EA7"/>
    <w:rsid w:val="005C2F95"/>
    <w:rsid w:val="005C30CB"/>
    <w:rsid w:val="005C316E"/>
    <w:rsid w:val="005C3173"/>
    <w:rsid w:val="005C33F7"/>
    <w:rsid w:val="005C34D1"/>
    <w:rsid w:val="005C3A03"/>
    <w:rsid w:val="005C3AF6"/>
    <w:rsid w:val="005C3B8F"/>
    <w:rsid w:val="005C3C8F"/>
    <w:rsid w:val="005C407D"/>
    <w:rsid w:val="005C42B3"/>
    <w:rsid w:val="005C4BA8"/>
    <w:rsid w:val="005C4BCA"/>
    <w:rsid w:val="005C4F90"/>
    <w:rsid w:val="005C5228"/>
    <w:rsid w:val="005C527E"/>
    <w:rsid w:val="005C5C38"/>
    <w:rsid w:val="005C5CF6"/>
    <w:rsid w:val="005C5F82"/>
    <w:rsid w:val="005C60C1"/>
    <w:rsid w:val="005C610C"/>
    <w:rsid w:val="005C6231"/>
    <w:rsid w:val="005C6770"/>
    <w:rsid w:val="005C6C67"/>
    <w:rsid w:val="005C7025"/>
    <w:rsid w:val="005C7149"/>
    <w:rsid w:val="005C71EF"/>
    <w:rsid w:val="005C7322"/>
    <w:rsid w:val="005C73BC"/>
    <w:rsid w:val="005C74F2"/>
    <w:rsid w:val="005C761A"/>
    <w:rsid w:val="005C77A3"/>
    <w:rsid w:val="005C79E8"/>
    <w:rsid w:val="005C7B2F"/>
    <w:rsid w:val="005C7B99"/>
    <w:rsid w:val="005C7BE0"/>
    <w:rsid w:val="005C7C7B"/>
    <w:rsid w:val="005D00A4"/>
    <w:rsid w:val="005D0426"/>
    <w:rsid w:val="005D042B"/>
    <w:rsid w:val="005D0C23"/>
    <w:rsid w:val="005D12E7"/>
    <w:rsid w:val="005D14F2"/>
    <w:rsid w:val="005D1510"/>
    <w:rsid w:val="005D1EB6"/>
    <w:rsid w:val="005D1FB3"/>
    <w:rsid w:val="005D20B2"/>
    <w:rsid w:val="005D22BF"/>
    <w:rsid w:val="005D25A7"/>
    <w:rsid w:val="005D2964"/>
    <w:rsid w:val="005D2BA6"/>
    <w:rsid w:val="005D321A"/>
    <w:rsid w:val="005D33CA"/>
    <w:rsid w:val="005D3BB1"/>
    <w:rsid w:val="005D3F15"/>
    <w:rsid w:val="005D4059"/>
    <w:rsid w:val="005D409A"/>
    <w:rsid w:val="005D4445"/>
    <w:rsid w:val="005D4746"/>
    <w:rsid w:val="005D48C9"/>
    <w:rsid w:val="005D4D77"/>
    <w:rsid w:val="005D4EE7"/>
    <w:rsid w:val="005D4F31"/>
    <w:rsid w:val="005D5075"/>
    <w:rsid w:val="005D50BA"/>
    <w:rsid w:val="005D50E5"/>
    <w:rsid w:val="005D5595"/>
    <w:rsid w:val="005D5A6C"/>
    <w:rsid w:val="005D5EB9"/>
    <w:rsid w:val="005D61D1"/>
    <w:rsid w:val="005D6249"/>
    <w:rsid w:val="005D63DA"/>
    <w:rsid w:val="005D6A3D"/>
    <w:rsid w:val="005D6AF9"/>
    <w:rsid w:val="005D6CE4"/>
    <w:rsid w:val="005D6E3E"/>
    <w:rsid w:val="005D6EE1"/>
    <w:rsid w:val="005D6F59"/>
    <w:rsid w:val="005D7116"/>
    <w:rsid w:val="005D7569"/>
    <w:rsid w:val="005D7571"/>
    <w:rsid w:val="005D77ED"/>
    <w:rsid w:val="005D788A"/>
    <w:rsid w:val="005D796A"/>
    <w:rsid w:val="005D7DA4"/>
    <w:rsid w:val="005E0021"/>
    <w:rsid w:val="005E00D4"/>
    <w:rsid w:val="005E0207"/>
    <w:rsid w:val="005E04C5"/>
    <w:rsid w:val="005E0526"/>
    <w:rsid w:val="005E0A09"/>
    <w:rsid w:val="005E0A18"/>
    <w:rsid w:val="005E0BDB"/>
    <w:rsid w:val="005E10AD"/>
    <w:rsid w:val="005E10C4"/>
    <w:rsid w:val="005E10E1"/>
    <w:rsid w:val="005E1333"/>
    <w:rsid w:val="005E1577"/>
    <w:rsid w:val="005E169A"/>
    <w:rsid w:val="005E1964"/>
    <w:rsid w:val="005E1BE0"/>
    <w:rsid w:val="005E1F3E"/>
    <w:rsid w:val="005E2205"/>
    <w:rsid w:val="005E2669"/>
    <w:rsid w:val="005E294C"/>
    <w:rsid w:val="005E2B73"/>
    <w:rsid w:val="005E2C78"/>
    <w:rsid w:val="005E2FC1"/>
    <w:rsid w:val="005E3440"/>
    <w:rsid w:val="005E34B6"/>
    <w:rsid w:val="005E356F"/>
    <w:rsid w:val="005E3909"/>
    <w:rsid w:val="005E3E78"/>
    <w:rsid w:val="005E41AA"/>
    <w:rsid w:val="005E4450"/>
    <w:rsid w:val="005E45C9"/>
    <w:rsid w:val="005E4769"/>
    <w:rsid w:val="005E47F2"/>
    <w:rsid w:val="005E48A6"/>
    <w:rsid w:val="005E4950"/>
    <w:rsid w:val="005E498D"/>
    <w:rsid w:val="005E507E"/>
    <w:rsid w:val="005E52C1"/>
    <w:rsid w:val="005E54FC"/>
    <w:rsid w:val="005E5602"/>
    <w:rsid w:val="005E5683"/>
    <w:rsid w:val="005E5775"/>
    <w:rsid w:val="005E5D88"/>
    <w:rsid w:val="005E6198"/>
    <w:rsid w:val="005E62A3"/>
    <w:rsid w:val="005E633A"/>
    <w:rsid w:val="005E64B5"/>
    <w:rsid w:val="005E6C6E"/>
    <w:rsid w:val="005E6C77"/>
    <w:rsid w:val="005E730D"/>
    <w:rsid w:val="005E7365"/>
    <w:rsid w:val="005E737C"/>
    <w:rsid w:val="005E740F"/>
    <w:rsid w:val="005E758B"/>
    <w:rsid w:val="005E7CB0"/>
    <w:rsid w:val="005F013D"/>
    <w:rsid w:val="005F023F"/>
    <w:rsid w:val="005F02A5"/>
    <w:rsid w:val="005F058E"/>
    <w:rsid w:val="005F06CD"/>
    <w:rsid w:val="005F0956"/>
    <w:rsid w:val="005F0ABE"/>
    <w:rsid w:val="005F0B5E"/>
    <w:rsid w:val="005F0BE3"/>
    <w:rsid w:val="005F0CB4"/>
    <w:rsid w:val="005F0CB5"/>
    <w:rsid w:val="005F0D4A"/>
    <w:rsid w:val="005F10FE"/>
    <w:rsid w:val="005F13E2"/>
    <w:rsid w:val="005F1441"/>
    <w:rsid w:val="005F1740"/>
    <w:rsid w:val="005F1B6F"/>
    <w:rsid w:val="005F1EBC"/>
    <w:rsid w:val="005F21D4"/>
    <w:rsid w:val="005F21DE"/>
    <w:rsid w:val="005F23FE"/>
    <w:rsid w:val="005F2698"/>
    <w:rsid w:val="005F2919"/>
    <w:rsid w:val="005F291E"/>
    <w:rsid w:val="005F2A88"/>
    <w:rsid w:val="005F2BCE"/>
    <w:rsid w:val="005F2D91"/>
    <w:rsid w:val="005F2EA3"/>
    <w:rsid w:val="005F2ED7"/>
    <w:rsid w:val="005F3089"/>
    <w:rsid w:val="005F338A"/>
    <w:rsid w:val="005F3431"/>
    <w:rsid w:val="005F364A"/>
    <w:rsid w:val="005F3819"/>
    <w:rsid w:val="005F3953"/>
    <w:rsid w:val="005F3BE3"/>
    <w:rsid w:val="005F3E54"/>
    <w:rsid w:val="005F3F22"/>
    <w:rsid w:val="005F40AA"/>
    <w:rsid w:val="005F4270"/>
    <w:rsid w:val="005F4293"/>
    <w:rsid w:val="005F429A"/>
    <w:rsid w:val="005F4367"/>
    <w:rsid w:val="005F44D6"/>
    <w:rsid w:val="005F4734"/>
    <w:rsid w:val="005F48B9"/>
    <w:rsid w:val="005F4EEB"/>
    <w:rsid w:val="005F5009"/>
    <w:rsid w:val="005F505F"/>
    <w:rsid w:val="005F50E4"/>
    <w:rsid w:val="005F5165"/>
    <w:rsid w:val="005F5367"/>
    <w:rsid w:val="005F5749"/>
    <w:rsid w:val="005F578A"/>
    <w:rsid w:val="005F5817"/>
    <w:rsid w:val="005F5A1E"/>
    <w:rsid w:val="005F5AFA"/>
    <w:rsid w:val="005F5BA9"/>
    <w:rsid w:val="005F5BB5"/>
    <w:rsid w:val="005F5D76"/>
    <w:rsid w:val="005F612E"/>
    <w:rsid w:val="005F6198"/>
    <w:rsid w:val="005F63BA"/>
    <w:rsid w:val="005F65E2"/>
    <w:rsid w:val="005F6634"/>
    <w:rsid w:val="005F6653"/>
    <w:rsid w:val="005F678F"/>
    <w:rsid w:val="005F6A35"/>
    <w:rsid w:val="005F6A3C"/>
    <w:rsid w:val="005F6A3F"/>
    <w:rsid w:val="005F6A92"/>
    <w:rsid w:val="005F6D36"/>
    <w:rsid w:val="005F768C"/>
    <w:rsid w:val="005F7AEB"/>
    <w:rsid w:val="005F7CA8"/>
    <w:rsid w:val="005F7D98"/>
    <w:rsid w:val="005F7FD9"/>
    <w:rsid w:val="00600077"/>
    <w:rsid w:val="0060036B"/>
    <w:rsid w:val="006005DD"/>
    <w:rsid w:val="0060063F"/>
    <w:rsid w:val="006006F9"/>
    <w:rsid w:val="00600DE4"/>
    <w:rsid w:val="00600E51"/>
    <w:rsid w:val="00600E74"/>
    <w:rsid w:val="00601021"/>
    <w:rsid w:val="00601056"/>
    <w:rsid w:val="00601436"/>
    <w:rsid w:val="00601556"/>
    <w:rsid w:val="00601590"/>
    <w:rsid w:val="0060177F"/>
    <w:rsid w:val="00601AF7"/>
    <w:rsid w:val="006024B0"/>
    <w:rsid w:val="00602B4D"/>
    <w:rsid w:val="00602EE6"/>
    <w:rsid w:val="0060320E"/>
    <w:rsid w:val="006032D1"/>
    <w:rsid w:val="00603302"/>
    <w:rsid w:val="00603411"/>
    <w:rsid w:val="00603748"/>
    <w:rsid w:val="00603A98"/>
    <w:rsid w:val="00603B53"/>
    <w:rsid w:val="00603B7A"/>
    <w:rsid w:val="00603FB3"/>
    <w:rsid w:val="0060407A"/>
    <w:rsid w:val="006045C5"/>
    <w:rsid w:val="006048D0"/>
    <w:rsid w:val="006048FA"/>
    <w:rsid w:val="0060498C"/>
    <w:rsid w:val="00604C07"/>
    <w:rsid w:val="00604C80"/>
    <w:rsid w:val="00604D5C"/>
    <w:rsid w:val="00604DD1"/>
    <w:rsid w:val="00604EE7"/>
    <w:rsid w:val="00604F61"/>
    <w:rsid w:val="00604FD3"/>
    <w:rsid w:val="00604FFD"/>
    <w:rsid w:val="006050EB"/>
    <w:rsid w:val="006051A7"/>
    <w:rsid w:val="006052A5"/>
    <w:rsid w:val="00605463"/>
    <w:rsid w:val="0060554C"/>
    <w:rsid w:val="0060555B"/>
    <w:rsid w:val="006057B5"/>
    <w:rsid w:val="006059EA"/>
    <w:rsid w:val="00605A8E"/>
    <w:rsid w:val="00605AD9"/>
    <w:rsid w:val="00605BC8"/>
    <w:rsid w:val="00605CB2"/>
    <w:rsid w:val="00605D08"/>
    <w:rsid w:val="00605DC6"/>
    <w:rsid w:val="00606024"/>
    <w:rsid w:val="00606138"/>
    <w:rsid w:val="00606165"/>
    <w:rsid w:val="006061E0"/>
    <w:rsid w:val="00606239"/>
    <w:rsid w:val="00606301"/>
    <w:rsid w:val="00606355"/>
    <w:rsid w:val="006064BE"/>
    <w:rsid w:val="006065CD"/>
    <w:rsid w:val="0060667F"/>
    <w:rsid w:val="006066A8"/>
    <w:rsid w:val="006066C0"/>
    <w:rsid w:val="00606D6B"/>
    <w:rsid w:val="00607335"/>
    <w:rsid w:val="00607457"/>
    <w:rsid w:val="0060760F"/>
    <w:rsid w:val="006077E5"/>
    <w:rsid w:val="00607A43"/>
    <w:rsid w:val="00607D2C"/>
    <w:rsid w:val="00610390"/>
    <w:rsid w:val="0061059F"/>
    <w:rsid w:val="006105BB"/>
    <w:rsid w:val="00610819"/>
    <w:rsid w:val="00610878"/>
    <w:rsid w:val="00610907"/>
    <w:rsid w:val="00610934"/>
    <w:rsid w:val="00610BB4"/>
    <w:rsid w:val="00610C8A"/>
    <w:rsid w:val="00610E3A"/>
    <w:rsid w:val="00610F88"/>
    <w:rsid w:val="00611150"/>
    <w:rsid w:val="00611603"/>
    <w:rsid w:val="00611653"/>
    <w:rsid w:val="00611744"/>
    <w:rsid w:val="0061179E"/>
    <w:rsid w:val="0061188B"/>
    <w:rsid w:val="00611B5E"/>
    <w:rsid w:val="00611F2C"/>
    <w:rsid w:val="00612345"/>
    <w:rsid w:val="00612374"/>
    <w:rsid w:val="006128B3"/>
    <w:rsid w:val="00612D0E"/>
    <w:rsid w:val="00612DDD"/>
    <w:rsid w:val="00612DFE"/>
    <w:rsid w:val="00612EBF"/>
    <w:rsid w:val="00613250"/>
    <w:rsid w:val="0061341D"/>
    <w:rsid w:val="006134CC"/>
    <w:rsid w:val="00613762"/>
    <w:rsid w:val="00613826"/>
    <w:rsid w:val="00613913"/>
    <w:rsid w:val="00613BA6"/>
    <w:rsid w:val="00613C25"/>
    <w:rsid w:val="00613FCB"/>
    <w:rsid w:val="00614157"/>
    <w:rsid w:val="0061421B"/>
    <w:rsid w:val="00614296"/>
    <w:rsid w:val="00614318"/>
    <w:rsid w:val="00614477"/>
    <w:rsid w:val="00614699"/>
    <w:rsid w:val="006146B5"/>
    <w:rsid w:val="00614C6C"/>
    <w:rsid w:val="00614DF4"/>
    <w:rsid w:val="00615204"/>
    <w:rsid w:val="0061559B"/>
    <w:rsid w:val="006158FE"/>
    <w:rsid w:val="00615AC8"/>
    <w:rsid w:val="006162C0"/>
    <w:rsid w:val="0061649C"/>
    <w:rsid w:val="00616F25"/>
    <w:rsid w:val="00617216"/>
    <w:rsid w:val="006173EF"/>
    <w:rsid w:val="006177A1"/>
    <w:rsid w:val="00617A6C"/>
    <w:rsid w:val="00617ACD"/>
    <w:rsid w:val="00617C74"/>
    <w:rsid w:val="00617EB3"/>
    <w:rsid w:val="00617EF8"/>
    <w:rsid w:val="00617F70"/>
    <w:rsid w:val="00620196"/>
    <w:rsid w:val="0062024B"/>
    <w:rsid w:val="0062041C"/>
    <w:rsid w:val="00620569"/>
    <w:rsid w:val="006206CC"/>
    <w:rsid w:val="0062089A"/>
    <w:rsid w:val="00620BAF"/>
    <w:rsid w:val="00621380"/>
    <w:rsid w:val="0062154A"/>
    <w:rsid w:val="00621712"/>
    <w:rsid w:val="00621766"/>
    <w:rsid w:val="00621779"/>
    <w:rsid w:val="006217B6"/>
    <w:rsid w:val="00621A32"/>
    <w:rsid w:val="00621D1F"/>
    <w:rsid w:val="006220ED"/>
    <w:rsid w:val="006221FD"/>
    <w:rsid w:val="006222F1"/>
    <w:rsid w:val="00622505"/>
    <w:rsid w:val="0062281D"/>
    <w:rsid w:val="00622B51"/>
    <w:rsid w:val="00622C95"/>
    <w:rsid w:val="00622D71"/>
    <w:rsid w:val="00622F35"/>
    <w:rsid w:val="00622FA2"/>
    <w:rsid w:val="00622FF2"/>
    <w:rsid w:val="00623174"/>
    <w:rsid w:val="006233C0"/>
    <w:rsid w:val="0062347E"/>
    <w:rsid w:val="006239F0"/>
    <w:rsid w:val="00623B2F"/>
    <w:rsid w:val="00623DAB"/>
    <w:rsid w:val="00623E31"/>
    <w:rsid w:val="0062415B"/>
    <w:rsid w:val="00624225"/>
    <w:rsid w:val="00624706"/>
    <w:rsid w:val="006247D1"/>
    <w:rsid w:val="006249FA"/>
    <w:rsid w:val="00624C0E"/>
    <w:rsid w:val="00624CB7"/>
    <w:rsid w:val="00624E86"/>
    <w:rsid w:val="00624EB2"/>
    <w:rsid w:val="00625305"/>
    <w:rsid w:val="00625378"/>
    <w:rsid w:val="00625649"/>
    <w:rsid w:val="00625733"/>
    <w:rsid w:val="006257B4"/>
    <w:rsid w:val="006257C9"/>
    <w:rsid w:val="00625A66"/>
    <w:rsid w:val="00625B21"/>
    <w:rsid w:val="00625E75"/>
    <w:rsid w:val="00625FB9"/>
    <w:rsid w:val="00626013"/>
    <w:rsid w:val="00626255"/>
    <w:rsid w:val="006264A4"/>
    <w:rsid w:val="00626589"/>
    <w:rsid w:val="00626689"/>
    <w:rsid w:val="00626826"/>
    <w:rsid w:val="006269CD"/>
    <w:rsid w:val="00626B1B"/>
    <w:rsid w:val="00626BCB"/>
    <w:rsid w:val="00626C75"/>
    <w:rsid w:val="00626D5A"/>
    <w:rsid w:val="00626DCB"/>
    <w:rsid w:val="00626ED7"/>
    <w:rsid w:val="00626EDA"/>
    <w:rsid w:val="00626FF1"/>
    <w:rsid w:val="0062716A"/>
    <w:rsid w:val="00627318"/>
    <w:rsid w:val="00627474"/>
    <w:rsid w:val="00627643"/>
    <w:rsid w:val="0062772E"/>
    <w:rsid w:val="00627B35"/>
    <w:rsid w:val="00627C5D"/>
    <w:rsid w:val="00627C65"/>
    <w:rsid w:val="00627EC5"/>
    <w:rsid w:val="00627FB8"/>
    <w:rsid w:val="0063002C"/>
    <w:rsid w:val="006300AE"/>
    <w:rsid w:val="0063014F"/>
    <w:rsid w:val="00630181"/>
    <w:rsid w:val="00630474"/>
    <w:rsid w:val="0063049E"/>
    <w:rsid w:val="0063085E"/>
    <w:rsid w:val="00630A07"/>
    <w:rsid w:val="00630AF9"/>
    <w:rsid w:val="00630B4A"/>
    <w:rsid w:val="00630C01"/>
    <w:rsid w:val="00630D08"/>
    <w:rsid w:val="00630E5A"/>
    <w:rsid w:val="006310D8"/>
    <w:rsid w:val="006311AC"/>
    <w:rsid w:val="006312FF"/>
    <w:rsid w:val="0063133D"/>
    <w:rsid w:val="006314C2"/>
    <w:rsid w:val="00631679"/>
    <w:rsid w:val="006316D7"/>
    <w:rsid w:val="00631745"/>
    <w:rsid w:val="006317CA"/>
    <w:rsid w:val="00631868"/>
    <w:rsid w:val="00631869"/>
    <w:rsid w:val="00631A31"/>
    <w:rsid w:val="00631CBF"/>
    <w:rsid w:val="00631D7C"/>
    <w:rsid w:val="0063226B"/>
    <w:rsid w:val="006324D3"/>
    <w:rsid w:val="0063283E"/>
    <w:rsid w:val="00632978"/>
    <w:rsid w:val="00632D68"/>
    <w:rsid w:val="00633316"/>
    <w:rsid w:val="00633442"/>
    <w:rsid w:val="006334E1"/>
    <w:rsid w:val="0063352A"/>
    <w:rsid w:val="006336E9"/>
    <w:rsid w:val="00633807"/>
    <w:rsid w:val="00633948"/>
    <w:rsid w:val="00633B21"/>
    <w:rsid w:val="00633DDF"/>
    <w:rsid w:val="00633E6E"/>
    <w:rsid w:val="00633FE3"/>
    <w:rsid w:val="006340D9"/>
    <w:rsid w:val="006340DD"/>
    <w:rsid w:val="0063416B"/>
    <w:rsid w:val="006342F4"/>
    <w:rsid w:val="0063454B"/>
    <w:rsid w:val="006346C8"/>
    <w:rsid w:val="00634789"/>
    <w:rsid w:val="006347AF"/>
    <w:rsid w:val="0063481F"/>
    <w:rsid w:val="00634B08"/>
    <w:rsid w:val="00634FF0"/>
    <w:rsid w:val="00635300"/>
    <w:rsid w:val="00635398"/>
    <w:rsid w:val="00635483"/>
    <w:rsid w:val="00635519"/>
    <w:rsid w:val="00635572"/>
    <w:rsid w:val="00635797"/>
    <w:rsid w:val="00635956"/>
    <w:rsid w:val="00635A12"/>
    <w:rsid w:val="00635DA1"/>
    <w:rsid w:val="00635F10"/>
    <w:rsid w:val="00635F79"/>
    <w:rsid w:val="006361BC"/>
    <w:rsid w:val="0063620C"/>
    <w:rsid w:val="00636483"/>
    <w:rsid w:val="00636765"/>
    <w:rsid w:val="00636989"/>
    <w:rsid w:val="00636AD5"/>
    <w:rsid w:val="00636D7C"/>
    <w:rsid w:val="006370A1"/>
    <w:rsid w:val="006372F5"/>
    <w:rsid w:val="0063736D"/>
    <w:rsid w:val="00637388"/>
    <w:rsid w:val="0063761D"/>
    <w:rsid w:val="00637655"/>
    <w:rsid w:val="006377CB"/>
    <w:rsid w:val="006379FD"/>
    <w:rsid w:val="00637B7F"/>
    <w:rsid w:val="00637E77"/>
    <w:rsid w:val="00640040"/>
    <w:rsid w:val="006404D2"/>
    <w:rsid w:val="00640782"/>
    <w:rsid w:val="00640B94"/>
    <w:rsid w:val="0064109E"/>
    <w:rsid w:val="006410D5"/>
    <w:rsid w:val="00641326"/>
    <w:rsid w:val="0064152C"/>
    <w:rsid w:val="00641A78"/>
    <w:rsid w:val="00641AE4"/>
    <w:rsid w:val="00641D8E"/>
    <w:rsid w:val="00641EA6"/>
    <w:rsid w:val="00642344"/>
    <w:rsid w:val="006423D5"/>
    <w:rsid w:val="00642618"/>
    <w:rsid w:val="00642750"/>
    <w:rsid w:val="006427A5"/>
    <w:rsid w:val="00642809"/>
    <w:rsid w:val="0064294B"/>
    <w:rsid w:val="00642E6B"/>
    <w:rsid w:val="00642EEE"/>
    <w:rsid w:val="00643279"/>
    <w:rsid w:val="0064333D"/>
    <w:rsid w:val="00643366"/>
    <w:rsid w:val="00643508"/>
    <w:rsid w:val="006435DB"/>
    <w:rsid w:val="006438D4"/>
    <w:rsid w:val="00644017"/>
    <w:rsid w:val="00644126"/>
    <w:rsid w:val="006442D5"/>
    <w:rsid w:val="0064430E"/>
    <w:rsid w:val="0064436F"/>
    <w:rsid w:val="0064505D"/>
    <w:rsid w:val="0064506D"/>
    <w:rsid w:val="0064541C"/>
    <w:rsid w:val="006455D4"/>
    <w:rsid w:val="0064560E"/>
    <w:rsid w:val="00645803"/>
    <w:rsid w:val="00645A78"/>
    <w:rsid w:val="00645CA0"/>
    <w:rsid w:val="00645DA9"/>
    <w:rsid w:val="00645DEB"/>
    <w:rsid w:val="00646173"/>
    <w:rsid w:val="006461E4"/>
    <w:rsid w:val="0064638A"/>
    <w:rsid w:val="006464DD"/>
    <w:rsid w:val="00646597"/>
    <w:rsid w:val="0064676F"/>
    <w:rsid w:val="00646A2F"/>
    <w:rsid w:val="00646AA9"/>
    <w:rsid w:val="00646B13"/>
    <w:rsid w:val="00646C45"/>
    <w:rsid w:val="00646C9D"/>
    <w:rsid w:val="00646FEE"/>
    <w:rsid w:val="00646FF8"/>
    <w:rsid w:val="0064728A"/>
    <w:rsid w:val="006473FF"/>
    <w:rsid w:val="00647D4B"/>
    <w:rsid w:val="00647F1E"/>
    <w:rsid w:val="006501DA"/>
    <w:rsid w:val="006504D0"/>
    <w:rsid w:val="006504E8"/>
    <w:rsid w:val="006504F2"/>
    <w:rsid w:val="0065071F"/>
    <w:rsid w:val="006509D7"/>
    <w:rsid w:val="00650A3D"/>
    <w:rsid w:val="00650E58"/>
    <w:rsid w:val="00651157"/>
    <w:rsid w:val="00651374"/>
    <w:rsid w:val="00651877"/>
    <w:rsid w:val="00651A89"/>
    <w:rsid w:val="00651FCD"/>
    <w:rsid w:val="0065211D"/>
    <w:rsid w:val="0065249A"/>
    <w:rsid w:val="006526A5"/>
    <w:rsid w:val="006526C1"/>
    <w:rsid w:val="0065279A"/>
    <w:rsid w:val="0065293B"/>
    <w:rsid w:val="00652958"/>
    <w:rsid w:val="00652988"/>
    <w:rsid w:val="00652C2D"/>
    <w:rsid w:val="00652D48"/>
    <w:rsid w:val="00653486"/>
    <w:rsid w:val="00653806"/>
    <w:rsid w:val="0065388D"/>
    <w:rsid w:val="006538FA"/>
    <w:rsid w:val="00653927"/>
    <w:rsid w:val="006539A2"/>
    <w:rsid w:val="00653CFC"/>
    <w:rsid w:val="00653E13"/>
    <w:rsid w:val="00653E20"/>
    <w:rsid w:val="00653F88"/>
    <w:rsid w:val="0065442F"/>
    <w:rsid w:val="00654721"/>
    <w:rsid w:val="0065478D"/>
    <w:rsid w:val="006548DA"/>
    <w:rsid w:val="00654E5A"/>
    <w:rsid w:val="00654E6C"/>
    <w:rsid w:val="00655106"/>
    <w:rsid w:val="0065515D"/>
    <w:rsid w:val="0065522A"/>
    <w:rsid w:val="00655280"/>
    <w:rsid w:val="00655290"/>
    <w:rsid w:val="0065563B"/>
    <w:rsid w:val="00655863"/>
    <w:rsid w:val="006559CD"/>
    <w:rsid w:val="006559ED"/>
    <w:rsid w:val="00655A09"/>
    <w:rsid w:val="00655A81"/>
    <w:rsid w:val="00655CBE"/>
    <w:rsid w:val="00655EC6"/>
    <w:rsid w:val="00655F37"/>
    <w:rsid w:val="00656038"/>
    <w:rsid w:val="0065611B"/>
    <w:rsid w:val="00656141"/>
    <w:rsid w:val="006561CD"/>
    <w:rsid w:val="006563C2"/>
    <w:rsid w:val="0065660F"/>
    <w:rsid w:val="00656E13"/>
    <w:rsid w:val="00656E67"/>
    <w:rsid w:val="00656FAF"/>
    <w:rsid w:val="006570AB"/>
    <w:rsid w:val="00657242"/>
    <w:rsid w:val="00657526"/>
    <w:rsid w:val="00657573"/>
    <w:rsid w:val="0065775B"/>
    <w:rsid w:val="0065788A"/>
    <w:rsid w:val="006578DA"/>
    <w:rsid w:val="0065798A"/>
    <w:rsid w:val="00657A5F"/>
    <w:rsid w:val="00657C40"/>
    <w:rsid w:val="00657E87"/>
    <w:rsid w:val="00660175"/>
    <w:rsid w:val="006603C6"/>
    <w:rsid w:val="00660484"/>
    <w:rsid w:val="006605A0"/>
    <w:rsid w:val="00660652"/>
    <w:rsid w:val="00660965"/>
    <w:rsid w:val="00660C9F"/>
    <w:rsid w:val="00660CA8"/>
    <w:rsid w:val="00661160"/>
    <w:rsid w:val="006613B9"/>
    <w:rsid w:val="00661465"/>
    <w:rsid w:val="00661693"/>
    <w:rsid w:val="006616CF"/>
    <w:rsid w:val="00661ACD"/>
    <w:rsid w:val="00661AFF"/>
    <w:rsid w:val="00661D52"/>
    <w:rsid w:val="00661EFE"/>
    <w:rsid w:val="00661F2D"/>
    <w:rsid w:val="006623CD"/>
    <w:rsid w:val="006623E9"/>
    <w:rsid w:val="006626EB"/>
    <w:rsid w:val="006626F3"/>
    <w:rsid w:val="006629C0"/>
    <w:rsid w:val="00662F5A"/>
    <w:rsid w:val="0066304D"/>
    <w:rsid w:val="006633F6"/>
    <w:rsid w:val="0066340D"/>
    <w:rsid w:val="00663457"/>
    <w:rsid w:val="0066347B"/>
    <w:rsid w:val="00663520"/>
    <w:rsid w:val="006635B8"/>
    <w:rsid w:val="006636CA"/>
    <w:rsid w:val="0066383A"/>
    <w:rsid w:val="006638D9"/>
    <w:rsid w:val="006639E1"/>
    <w:rsid w:val="00663AD0"/>
    <w:rsid w:val="00663C44"/>
    <w:rsid w:val="00663F1A"/>
    <w:rsid w:val="00664231"/>
    <w:rsid w:val="00664249"/>
    <w:rsid w:val="00664406"/>
    <w:rsid w:val="00664412"/>
    <w:rsid w:val="006644B4"/>
    <w:rsid w:val="006646DF"/>
    <w:rsid w:val="00664940"/>
    <w:rsid w:val="00664B92"/>
    <w:rsid w:val="00664EFC"/>
    <w:rsid w:val="00664F2B"/>
    <w:rsid w:val="006651B6"/>
    <w:rsid w:val="00665538"/>
    <w:rsid w:val="006655DF"/>
    <w:rsid w:val="006658EE"/>
    <w:rsid w:val="00665E62"/>
    <w:rsid w:val="00665F25"/>
    <w:rsid w:val="00665F49"/>
    <w:rsid w:val="0066618C"/>
    <w:rsid w:val="006662DE"/>
    <w:rsid w:val="00666675"/>
    <w:rsid w:val="006669CA"/>
    <w:rsid w:val="00666BEC"/>
    <w:rsid w:val="00666C64"/>
    <w:rsid w:val="00666CC5"/>
    <w:rsid w:val="00666D3E"/>
    <w:rsid w:val="00666E59"/>
    <w:rsid w:val="00666EB8"/>
    <w:rsid w:val="00667035"/>
    <w:rsid w:val="0066704F"/>
    <w:rsid w:val="0066710C"/>
    <w:rsid w:val="00667130"/>
    <w:rsid w:val="006671B1"/>
    <w:rsid w:val="006671C5"/>
    <w:rsid w:val="00667231"/>
    <w:rsid w:val="00667237"/>
    <w:rsid w:val="006672EF"/>
    <w:rsid w:val="00667400"/>
    <w:rsid w:val="006676B6"/>
    <w:rsid w:val="006677C6"/>
    <w:rsid w:val="006700BD"/>
    <w:rsid w:val="0067066E"/>
    <w:rsid w:val="00670674"/>
    <w:rsid w:val="006707AC"/>
    <w:rsid w:val="00670828"/>
    <w:rsid w:val="00671043"/>
    <w:rsid w:val="006710DD"/>
    <w:rsid w:val="006710E5"/>
    <w:rsid w:val="00671141"/>
    <w:rsid w:val="006715FF"/>
    <w:rsid w:val="00671629"/>
    <w:rsid w:val="006719F9"/>
    <w:rsid w:val="00671A2E"/>
    <w:rsid w:val="00671F1B"/>
    <w:rsid w:val="00672615"/>
    <w:rsid w:val="006726B4"/>
    <w:rsid w:val="006726E1"/>
    <w:rsid w:val="00672924"/>
    <w:rsid w:val="00672BB6"/>
    <w:rsid w:val="00672CD9"/>
    <w:rsid w:val="00672D4A"/>
    <w:rsid w:val="00672DB3"/>
    <w:rsid w:val="00672F17"/>
    <w:rsid w:val="0067300B"/>
    <w:rsid w:val="0067310C"/>
    <w:rsid w:val="0067315B"/>
    <w:rsid w:val="0067359D"/>
    <w:rsid w:val="00673799"/>
    <w:rsid w:val="0067389A"/>
    <w:rsid w:val="0067397D"/>
    <w:rsid w:val="00673A29"/>
    <w:rsid w:val="00673A7F"/>
    <w:rsid w:val="00673C67"/>
    <w:rsid w:val="0067401C"/>
    <w:rsid w:val="00674426"/>
    <w:rsid w:val="00674480"/>
    <w:rsid w:val="0067461B"/>
    <w:rsid w:val="0067462B"/>
    <w:rsid w:val="0067464F"/>
    <w:rsid w:val="006747D6"/>
    <w:rsid w:val="0067494B"/>
    <w:rsid w:val="0067495E"/>
    <w:rsid w:val="00674DF8"/>
    <w:rsid w:val="00674EA6"/>
    <w:rsid w:val="0067503B"/>
    <w:rsid w:val="00675510"/>
    <w:rsid w:val="0067558C"/>
    <w:rsid w:val="0067587B"/>
    <w:rsid w:val="00675B1B"/>
    <w:rsid w:val="006765DE"/>
    <w:rsid w:val="00676966"/>
    <w:rsid w:val="00676A94"/>
    <w:rsid w:val="00676BBD"/>
    <w:rsid w:val="00677093"/>
    <w:rsid w:val="00677613"/>
    <w:rsid w:val="00677A38"/>
    <w:rsid w:val="00677ACC"/>
    <w:rsid w:val="00677B45"/>
    <w:rsid w:val="00677BDA"/>
    <w:rsid w:val="00677C6B"/>
    <w:rsid w:val="00677DC8"/>
    <w:rsid w:val="00677ED2"/>
    <w:rsid w:val="00677FF2"/>
    <w:rsid w:val="006802EE"/>
    <w:rsid w:val="006806AA"/>
    <w:rsid w:val="006807F6"/>
    <w:rsid w:val="00680B91"/>
    <w:rsid w:val="00680B9B"/>
    <w:rsid w:val="00680BA6"/>
    <w:rsid w:val="00680D85"/>
    <w:rsid w:val="00680DB2"/>
    <w:rsid w:val="00680DB4"/>
    <w:rsid w:val="00680DE6"/>
    <w:rsid w:val="00681140"/>
    <w:rsid w:val="00681238"/>
    <w:rsid w:val="0068144D"/>
    <w:rsid w:val="006814ED"/>
    <w:rsid w:val="0068160F"/>
    <w:rsid w:val="00681991"/>
    <w:rsid w:val="006819C8"/>
    <w:rsid w:val="00681F3A"/>
    <w:rsid w:val="006820B9"/>
    <w:rsid w:val="006822E0"/>
    <w:rsid w:val="00682419"/>
    <w:rsid w:val="006826A5"/>
    <w:rsid w:val="006828A0"/>
    <w:rsid w:val="006828B6"/>
    <w:rsid w:val="00682B0D"/>
    <w:rsid w:val="00682CE0"/>
    <w:rsid w:val="00682DBA"/>
    <w:rsid w:val="0068322A"/>
    <w:rsid w:val="00683233"/>
    <w:rsid w:val="006833AE"/>
    <w:rsid w:val="00683424"/>
    <w:rsid w:val="0068362A"/>
    <w:rsid w:val="00683630"/>
    <w:rsid w:val="006836A1"/>
    <w:rsid w:val="006836F3"/>
    <w:rsid w:val="006836FA"/>
    <w:rsid w:val="0068377B"/>
    <w:rsid w:val="006839CB"/>
    <w:rsid w:val="00683B1F"/>
    <w:rsid w:val="00683C1B"/>
    <w:rsid w:val="00683C7A"/>
    <w:rsid w:val="00683C98"/>
    <w:rsid w:val="0068406F"/>
    <w:rsid w:val="00684076"/>
    <w:rsid w:val="006841AD"/>
    <w:rsid w:val="006842E2"/>
    <w:rsid w:val="0068431A"/>
    <w:rsid w:val="00684643"/>
    <w:rsid w:val="00684849"/>
    <w:rsid w:val="00684A8B"/>
    <w:rsid w:val="00684B53"/>
    <w:rsid w:val="00684BF8"/>
    <w:rsid w:val="00684C56"/>
    <w:rsid w:val="00684E0D"/>
    <w:rsid w:val="00684FE8"/>
    <w:rsid w:val="006850B0"/>
    <w:rsid w:val="00685546"/>
    <w:rsid w:val="0068584F"/>
    <w:rsid w:val="00685AC6"/>
    <w:rsid w:val="00685BE6"/>
    <w:rsid w:val="00686129"/>
    <w:rsid w:val="006863AD"/>
    <w:rsid w:val="006863C8"/>
    <w:rsid w:val="00686639"/>
    <w:rsid w:val="00686661"/>
    <w:rsid w:val="00686671"/>
    <w:rsid w:val="0068688E"/>
    <w:rsid w:val="00686A7F"/>
    <w:rsid w:val="00686B7E"/>
    <w:rsid w:val="00686D42"/>
    <w:rsid w:val="00686D5F"/>
    <w:rsid w:val="0068707C"/>
    <w:rsid w:val="006871F2"/>
    <w:rsid w:val="0068723B"/>
    <w:rsid w:val="006872FF"/>
    <w:rsid w:val="0068738C"/>
    <w:rsid w:val="0068738E"/>
    <w:rsid w:val="0068746C"/>
    <w:rsid w:val="00687594"/>
    <w:rsid w:val="00687831"/>
    <w:rsid w:val="0068783E"/>
    <w:rsid w:val="00687BEB"/>
    <w:rsid w:val="006900CD"/>
    <w:rsid w:val="00690141"/>
    <w:rsid w:val="006901B9"/>
    <w:rsid w:val="006901F5"/>
    <w:rsid w:val="006904E9"/>
    <w:rsid w:val="006906B3"/>
    <w:rsid w:val="006906C1"/>
    <w:rsid w:val="006907B8"/>
    <w:rsid w:val="006907F9"/>
    <w:rsid w:val="00690D21"/>
    <w:rsid w:val="00691164"/>
    <w:rsid w:val="0069122E"/>
    <w:rsid w:val="006914AB"/>
    <w:rsid w:val="006915E8"/>
    <w:rsid w:val="0069162F"/>
    <w:rsid w:val="006916D3"/>
    <w:rsid w:val="00691A0E"/>
    <w:rsid w:val="00691B0D"/>
    <w:rsid w:val="00691EC4"/>
    <w:rsid w:val="006920D1"/>
    <w:rsid w:val="00692220"/>
    <w:rsid w:val="00692399"/>
    <w:rsid w:val="006924AE"/>
    <w:rsid w:val="006925B6"/>
    <w:rsid w:val="00692A38"/>
    <w:rsid w:val="00692A73"/>
    <w:rsid w:val="00692D57"/>
    <w:rsid w:val="00692EF7"/>
    <w:rsid w:val="006931C3"/>
    <w:rsid w:val="00693279"/>
    <w:rsid w:val="00693581"/>
    <w:rsid w:val="006937EE"/>
    <w:rsid w:val="00693887"/>
    <w:rsid w:val="00693A76"/>
    <w:rsid w:val="00693B53"/>
    <w:rsid w:val="0069408E"/>
    <w:rsid w:val="006941CD"/>
    <w:rsid w:val="00694210"/>
    <w:rsid w:val="006942C9"/>
    <w:rsid w:val="0069434A"/>
    <w:rsid w:val="006944AE"/>
    <w:rsid w:val="006944D4"/>
    <w:rsid w:val="0069462C"/>
    <w:rsid w:val="0069464E"/>
    <w:rsid w:val="006947D3"/>
    <w:rsid w:val="00694A2E"/>
    <w:rsid w:val="00694E70"/>
    <w:rsid w:val="00694EAC"/>
    <w:rsid w:val="006952B9"/>
    <w:rsid w:val="00695377"/>
    <w:rsid w:val="00695387"/>
    <w:rsid w:val="0069546F"/>
    <w:rsid w:val="006955CF"/>
    <w:rsid w:val="0069580A"/>
    <w:rsid w:val="00695832"/>
    <w:rsid w:val="00695968"/>
    <w:rsid w:val="00695B3A"/>
    <w:rsid w:val="00695F71"/>
    <w:rsid w:val="0069610A"/>
    <w:rsid w:val="006962A1"/>
    <w:rsid w:val="00696416"/>
    <w:rsid w:val="00696D72"/>
    <w:rsid w:val="00696DD9"/>
    <w:rsid w:val="00696FAC"/>
    <w:rsid w:val="00697184"/>
    <w:rsid w:val="0069745B"/>
    <w:rsid w:val="00697570"/>
    <w:rsid w:val="006976C1"/>
    <w:rsid w:val="00697736"/>
    <w:rsid w:val="0069787C"/>
    <w:rsid w:val="00697909"/>
    <w:rsid w:val="00697927"/>
    <w:rsid w:val="0069795D"/>
    <w:rsid w:val="00697A12"/>
    <w:rsid w:val="00697B74"/>
    <w:rsid w:val="00697EC4"/>
    <w:rsid w:val="00697FC1"/>
    <w:rsid w:val="00697FFA"/>
    <w:rsid w:val="006A00DF"/>
    <w:rsid w:val="006A05FB"/>
    <w:rsid w:val="006A0632"/>
    <w:rsid w:val="006A067A"/>
    <w:rsid w:val="006A0A0A"/>
    <w:rsid w:val="006A0B6D"/>
    <w:rsid w:val="006A0BAD"/>
    <w:rsid w:val="006A0F63"/>
    <w:rsid w:val="006A10EF"/>
    <w:rsid w:val="006A160F"/>
    <w:rsid w:val="006A168A"/>
    <w:rsid w:val="006A16C9"/>
    <w:rsid w:val="006A1749"/>
    <w:rsid w:val="006A1831"/>
    <w:rsid w:val="006A194E"/>
    <w:rsid w:val="006A1ABF"/>
    <w:rsid w:val="006A1D26"/>
    <w:rsid w:val="006A1EA9"/>
    <w:rsid w:val="006A1F9A"/>
    <w:rsid w:val="006A205C"/>
    <w:rsid w:val="006A225B"/>
    <w:rsid w:val="006A227B"/>
    <w:rsid w:val="006A2407"/>
    <w:rsid w:val="006A2551"/>
    <w:rsid w:val="006A26D6"/>
    <w:rsid w:val="006A27C5"/>
    <w:rsid w:val="006A2AD6"/>
    <w:rsid w:val="006A2B29"/>
    <w:rsid w:val="006A2C02"/>
    <w:rsid w:val="006A2D93"/>
    <w:rsid w:val="006A314E"/>
    <w:rsid w:val="006A31C8"/>
    <w:rsid w:val="006A3528"/>
    <w:rsid w:val="006A35CB"/>
    <w:rsid w:val="006A3DF7"/>
    <w:rsid w:val="006A42E0"/>
    <w:rsid w:val="006A4477"/>
    <w:rsid w:val="006A45F7"/>
    <w:rsid w:val="006A4B4F"/>
    <w:rsid w:val="006A4B79"/>
    <w:rsid w:val="006A4CED"/>
    <w:rsid w:val="006A4CF8"/>
    <w:rsid w:val="006A4D03"/>
    <w:rsid w:val="006A4D6A"/>
    <w:rsid w:val="006A4E80"/>
    <w:rsid w:val="006A5161"/>
    <w:rsid w:val="006A528D"/>
    <w:rsid w:val="006A53D7"/>
    <w:rsid w:val="006A571E"/>
    <w:rsid w:val="006A5857"/>
    <w:rsid w:val="006A5A11"/>
    <w:rsid w:val="006A5FED"/>
    <w:rsid w:val="006A6121"/>
    <w:rsid w:val="006A6500"/>
    <w:rsid w:val="006A65A2"/>
    <w:rsid w:val="006A68CB"/>
    <w:rsid w:val="006A6972"/>
    <w:rsid w:val="006A69AA"/>
    <w:rsid w:val="006A6AFB"/>
    <w:rsid w:val="006A6C56"/>
    <w:rsid w:val="006A6DBC"/>
    <w:rsid w:val="006A70A6"/>
    <w:rsid w:val="006A7141"/>
    <w:rsid w:val="006A719A"/>
    <w:rsid w:val="006A72D9"/>
    <w:rsid w:val="006A7399"/>
    <w:rsid w:val="006A7AAD"/>
    <w:rsid w:val="006A7B83"/>
    <w:rsid w:val="006A7C7D"/>
    <w:rsid w:val="006A7D40"/>
    <w:rsid w:val="006A7DBE"/>
    <w:rsid w:val="006A7EFE"/>
    <w:rsid w:val="006B0470"/>
    <w:rsid w:val="006B0605"/>
    <w:rsid w:val="006B0689"/>
    <w:rsid w:val="006B0C31"/>
    <w:rsid w:val="006B0D29"/>
    <w:rsid w:val="006B0E4E"/>
    <w:rsid w:val="006B0F7E"/>
    <w:rsid w:val="006B1584"/>
    <w:rsid w:val="006B169B"/>
    <w:rsid w:val="006B1887"/>
    <w:rsid w:val="006B1D83"/>
    <w:rsid w:val="006B2035"/>
    <w:rsid w:val="006B216F"/>
    <w:rsid w:val="006B22F3"/>
    <w:rsid w:val="006B24E3"/>
    <w:rsid w:val="006B27C2"/>
    <w:rsid w:val="006B28C4"/>
    <w:rsid w:val="006B2997"/>
    <w:rsid w:val="006B2A4F"/>
    <w:rsid w:val="006B2B90"/>
    <w:rsid w:val="006B2BBF"/>
    <w:rsid w:val="006B2D28"/>
    <w:rsid w:val="006B2F17"/>
    <w:rsid w:val="006B3029"/>
    <w:rsid w:val="006B369D"/>
    <w:rsid w:val="006B36E3"/>
    <w:rsid w:val="006B3967"/>
    <w:rsid w:val="006B3C76"/>
    <w:rsid w:val="006B3E2D"/>
    <w:rsid w:val="006B3F33"/>
    <w:rsid w:val="006B4457"/>
    <w:rsid w:val="006B44FE"/>
    <w:rsid w:val="006B45C8"/>
    <w:rsid w:val="006B4A48"/>
    <w:rsid w:val="006B4BC2"/>
    <w:rsid w:val="006B4C11"/>
    <w:rsid w:val="006B4D0C"/>
    <w:rsid w:val="006B4F4C"/>
    <w:rsid w:val="006B5480"/>
    <w:rsid w:val="006B55C4"/>
    <w:rsid w:val="006B5872"/>
    <w:rsid w:val="006B617E"/>
    <w:rsid w:val="006B6402"/>
    <w:rsid w:val="006B64E2"/>
    <w:rsid w:val="006B6650"/>
    <w:rsid w:val="006B67A1"/>
    <w:rsid w:val="006B69AE"/>
    <w:rsid w:val="006B6A24"/>
    <w:rsid w:val="006B6AEF"/>
    <w:rsid w:val="006B6BD3"/>
    <w:rsid w:val="006B71CC"/>
    <w:rsid w:val="006B7215"/>
    <w:rsid w:val="006B7594"/>
    <w:rsid w:val="006B7A26"/>
    <w:rsid w:val="006B7E73"/>
    <w:rsid w:val="006C0214"/>
    <w:rsid w:val="006C02C9"/>
    <w:rsid w:val="006C0796"/>
    <w:rsid w:val="006C07E6"/>
    <w:rsid w:val="006C0841"/>
    <w:rsid w:val="006C088D"/>
    <w:rsid w:val="006C09B8"/>
    <w:rsid w:val="006C0A6E"/>
    <w:rsid w:val="006C0AF9"/>
    <w:rsid w:val="006C0CD3"/>
    <w:rsid w:val="006C0F08"/>
    <w:rsid w:val="006C103B"/>
    <w:rsid w:val="006C116A"/>
    <w:rsid w:val="006C13BE"/>
    <w:rsid w:val="006C1408"/>
    <w:rsid w:val="006C1491"/>
    <w:rsid w:val="006C177C"/>
    <w:rsid w:val="006C17B0"/>
    <w:rsid w:val="006C1840"/>
    <w:rsid w:val="006C18CD"/>
    <w:rsid w:val="006C1F1E"/>
    <w:rsid w:val="006C24DC"/>
    <w:rsid w:val="006C24E2"/>
    <w:rsid w:val="006C2599"/>
    <w:rsid w:val="006C29A1"/>
    <w:rsid w:val="006C2DCB"/>
    <w:rsid w:val="006C2E25"/>
    <w:rsid w:val="006C2F02"/>
    <w:rsid w:val="006C2F65"/>
    <w:rsid w:val="006C307A"/>
    <w:rsid w:val="006C3303"/>
    <w:rsid w:val="006C3410"/>
    <w:rsid w:val="006C349D"/>
    <w:rsid w:val="006C36D9"/>
    <w:rsid w:val="006C376E"/>
    <w:rsid w:val="006C395A"/>
    <w:rsid w:val="006C3AB6"/>
    <w:rsid w:val="006C3B41"/>
    <w:rsid w:val="006C3D1D"/>
    <w:rsid w:val="006C3DAC"/>
    <w:rsid w:val="006C3E52"/>
    <w:rsid w:val="006C3FCE"/>
    <w:rsid w:val="006C416E"/>
    <w:rsid w:val="006C451B"/>
    <w:rsid w:val="006C46A9"/>
    <w:rsid w:val="006C478B"/>
    <w:rsid w:val="006C4ED6"/>
    <w:rsid w:val="006C4F08"/>
    <w:rsid w:val="006C5052"/>
    <w:rsid w:val="006C52BA"/>
    <w:rsid w:val="006C550B"/>
    <w:rsid w:val="006C5887"/>
    <w:rsid w:val="006C58ED"/>
    <w:rsid w:val="006C5BA1"/>
    <w:rsid w:val="006C5F5F"/>
    <w:rsid w:val="006C6010"/>
    <w:rsid w:val="006C64B2"/>
    <w:rsid w:val="006C6503"/>
    <w:rsid w:val="006C704B"/>
    <w:rsid w:val="006C7356"/>
    <w:rsid w:val="006C7995"/>
    <w:rsid w:val="006C7BAD"/>
    <w:rsid w:val="006C7F1D"/>
    <w:rsid w:val="006C7FC0"/>
    <w:rsid w:val="006C7FDA"/>
    <w:rsid w:val="006D0433"/>
    <w:rsid w:val="006D0799"/>
    <w:rsid w:val="006D079C"/>
    <w:rsid w:val="006D07EC"/>
    <w:rsid w:val="006D09D1"/>
    <w:rsid w:val="006D0A5A"/>
    <w:rsid w:val="006D0A75"/>
    <w:rsid w:val="006D0ACC"/>
    <w:rsid w:val="006D0AD0"/>
    <w:rsid w:val="006D0B8D"/>
    <w:rsid w:val="006D0B92"/>
    <w:rsid w:val="006D1457"/>
    <w:rsid w:val="006D1582"/>
    <w:rsid w:val="006D159F"/>
    <w:rsid w:val="006D171B"/>
    <w:rsid w:val="006D1D48"/>
    <w:rsid w:val="006D1D6A"/>
    <w:rsid w:val="006D221E"/>
    <w:rsid w:val="006D25D1"/>
    <w:rsid w:val="006D2600"/>
    <w:rsid w:val="006D2668"/>
    <w:rsid w:val="006D26B3"/>
    <w:rsid w:val="006D278C"/>
    <w:rsid w:val="006D281F"/>
    <w:rsid w:val="006D293C"/>
    <w:rsid w:val="006D2993"/>
    <w:rsid w:val="006D2BDC"/>
    <w:rsid w:val="006D2E50"/>
    <w:rsid w:val="006D2EF2"/>
    <w:rsid w:val="006D31B8"/>
    <w:rsid w:val="006D31EE"/>
    <w:rsid w:val="006D334B"/>
    <w:rsid w:val="006D338E"/>
    <w:rsid w:val="006D3461"/>
    <w:rsid w:val="006D3782"/>
    <w:rsid w:val="006D3DE7"/>
    <w:rsid w:val="006D3F94"/>
    <w:rsid w:val="006D4124"/>
    <w:rsid w:val="006D4234"/>
    <w:rsid w:val="006D47DD"/>
    <w:rsid w:val="006D4912"/>
    <w:rsid w:val="006D4920"/>
    <w:rsid w:val="006D4922"/>
    <w:rsid w:val="006D4A78"/>
    <w:rsid w:val="006D4B35"/>
    <w:rsid w:val="006D4D5C"/>
    <w:rsid w:val="006D4E12"/>
    <w:rsid w:val="006D4E23"/>
    <w:rsid w:val="006D51F5"/>
    <w:rsid w:val="006D5A51"/>
    <w:rsid w:val="006D5AF9"/>
    <w:rsid w:val="006D5BEE"/>
    <w:rsid w:val="006D5D20"/>
    <w:rsid w:val="006D5E41"/>
    <w:rsid w:val="006D5FB8"/>
    <w:rsid w:val="006D672F"/>
    <w:rsid w:val="006D697E"/>
    <w:rsid w:val="006D6AA6"/>
    <w:rsid w:val="006D6CFB"/>
    <w:rsid w:val="006D70C3"/>
    <w:rsid w:val="006D7484"/>
    <w:rsid w:val="006D74FD"/>
    <w:rsid w:val="006D768E"/>
    <w:rsid w:val="006D77DC"/>
    <w:rsid w:val="006D7A16"/>
    <w:rsid w:val="006D7B78"/>
    <w:rsid w:val="006D7DDB"/>
    <w:rsid w:val="006D7F59"/>
    <w:rsid w:val="006D7FD9"/>
    <w:rsid w:val="006E00A4"/>
    <w:rsid w:val="006E0114"/>
    <w:rsid w:val="006E06EB"/>
    <w:rsid w:val="006E0891"/>
    <w:rsid w:val="006E092B"/>
    <w:rsid w:val="006E0C99"/>
    <w:rsid w:val="006E0EAC"/>
    <w:rsid w:val="006E0F72"/>
    <w:rsid w:val="006E1095"/>
    <w:rsid w:val="006E1363"/>
    <w:rsid w:val="006E1426"/>
    <w:rsid w:val="006E1710"/>
    <w:rsid w:val="006E18BF"/>
    <w:rsid w:val="006E1AD9"/>
    <w:rsid w:val="006E1B94"/>
    <w:rsid w:val="006E1CB5"/>
    <w:rsid w:val="006E1E05"/>
    <w:rsid w:val="006E1EEE"/>
    <w:rsid w:val="006E1EFA"/>
    <w:rsid w:val="006E1FF5"/>
    <w:rsid w:val="006E22DB"/>
    <w:rsid w:val="006E2368"/>
    <w:rsid w:val="006E26C0"/>
    <w:rsid w:val="006E27AF"/>
    <w:rsid w:val="006E28C0"/>
    <w:rsid w:val="006E3060"/>
    <w:rsid w:val="006E30FF"/>
    <w:rsid w:val="006E3336"/>
    <w:rsid w:val="006E3340"/>
    <w:rsid w:val="006E3344"/>
    <w:rsid w:val="006E373F"/>
    <w:rsid w:val="006E3971"/>
    <w:rsid w:val="006E39EB"/>
    <w:rsid w:val="006E3B61"/>
    <w:rsid w:val="006E3C00"/>
    <w:rsid w:val="006E3FDF"/>
    <w:rsid w:val="006E407B"/>
    <w:rsid w:val="006E41B7"/>
    <w:rsid w:val="006E449A"/>
    <w:rsid w:val="006E4DD9"/>
    <w:rsid w:val="006E4E07"/>
    <w:rsid w:val="006E50DF"/>
    <w:rsid w:val="006E5265"/>
    <w:rsid w:val="006E534A"/>
    <w:rsid w:val="006E537E"/>
    <w:rsid w:val="006E53A2"/>
    <w:rsid w:val="006E5AF3"/>
    <w:rsid w:val="006E5CBF"/>
    <w:rsid w:val="006E6106"/>
    <w:rsid w:val="006E6693"/>
    <w:rsid w:val="006E69CB"/>
    <w:rsid w:val="006E6AF8"/>
    <w:rsid w:val="006E6BC1"/>
    <w:rsid w:val="006E6E03"/>
    <w:rsid w:val="006E7021"/>
    <w:rsid w:val="006E744A"/>
    <w:rsid w:val="006E7641"/>
    <w:rsid w:val="006E780A"/>
    <w:rsid w:val="006E79FA"/>
    <w:rsid w:val="006E7AAE"/>
    <w:rsid w:val="006E7BFC"/>
    <w:rsid w:val="006E7E19"/>
    <w:rsid w:val="006E7F1F"/>
    <w:rsid w:val="006F00EA"/>
    <w:rsid w:val="006F06B1"/>
    <w:rsid w:val="006F0713"/>
    <w:rsid w:val="006F08B1"/>
    <w:rsid w:val="006F0B66"/>
    <w:rsid w:val="006F0BC3"/>
    <w:rsid w:val="006F0CA5"/>
    <w:rsid w:val="006F0F07"/>
    <w:rsid w:val="006F0FEA"/>
    <w:rsid w:val="006F110E"/>
    <w:rsid w:val="006F157B"/>
    <w:rsid w:val="006F15F8"/>
    <w:rsid w:val="006F16F6"/>
    <w:rsid w:val="006F1AAA"/>
    <w:rsid w:val="006F1E77"/>
    <w:rsid w:val="006F1F53"/>
    <w:rsid w:val="006F1F6A"/>
    <w:rsid w:val="006F2027"/>
    <w:rsid w:val="006F21D1"/>
    <w:rsid w:val="006F23B9"/>
    <w:rsid w:val="006F248A"/>
    <w:rsid w:val="006F2503"/>
    <w:rsid w:val="006F291A"/>
    <w:rsid w:val="006F29CD"/>
    <w:rsid w:val="006F2AC4"/>
    <w:rsid w:val="006F2B4F"/>
    <w:rsid w:val="006F2CD7"/>
    <w:rsid w:val="006F2CDA"/>
    <w:rsid w:val="006F3009"/>
    <w:rsid w:val="006F3320"/>
    <w:rsid w:val="006F3331"/>
    <w:rsid w:val="006F3580"/>
    <w:rsid w:val="006F3605"/>
    <w:rsid w:val="006F37A9"/>
    <w:rsid w:val="006F37EB"/>
    <w:rsid w:val="006F3870"/>
    <w:rsid w:val="006F3933"/>
    <w:rsid w:val="006F3C21"/>
    <w:rsid w:val="006F4295"/>
    <w:rsid w:val="006F4320"/>
    <w:rsid w:val="006F44B2"/>
    <w:rsid w:val="006F45A9"/>
    <w:rsid w:val="006F4681"/>
    <w:rsid w:val="006F4C79"/>
    <w:rsid w:val="006F4E6A"/>
    <w:rsid w:val="006F4EFC"/>
    <w:rsid w:val="006F50BB"/>
    <w:rsid w:val="006F50F9"/>
    <w:rsid w:val="006F524F"/>
    <w:rsid w:val="006F5275"/>
    <w:rsid w:val="006F54A8"/>
    <w:rsid w:val="006F54E5"/>
    <w:rsid w:val="006F5697"/>
    <w:rsid w:val="006F5A06"/>
    <w:rsid w:val="006F5BE0"/>
    <w:rsid w:val="006F5D12"/>
    <w:rsid w:val="006F5E05"/>
    <w:rsid w:val="006F6266"/>
    <w:rsid w:val="006F62CB"/>
    <w:rsid w:val="006F638A"/>
    <w:rsid w:val="006F65C5"/>
    <w:rsid w:val="006F66DA"/>
    <w:rsid w:val="006F66EC"/>
    <w:rsid w:val="006F699D"/>
    <w:rsid w:val="006F6AA8"/>
    <w:rsid w:val="006F6C51"/>
    <w:rsid w:val="006F6C60"/>
    <w:rsid w:val="006F7259"/>
    <w:rsid w:val="006F72F1"/>
    <w:rsid w:val="006F73B7"/>
    <w:rsid w:val="006F7811"/>
    <w:rsid w:val="006F7839"/>
    <w:rsid w:val="006F7920"/>
    <w:rsid w:val="006F7A47"/>
    <w:rsid w:val="006F7AC5"/>
    <w:rsid w:val="006F7D7F"/>
    <w:rsid w:val="006F7DD4"/>
    <w:rsid w:val="006F7EA9"/>
    <w:rsid w:val="0070008B"/>
    <w:rsid w:val="007000BF"/>
    <w:rsid w:val="00700153"/>
    <w:rsid w:val="0070019F"/>
    <w:rsid w:val="007001BF"/>
    <w:rsid w:val="00700339"/>
    <w:rsid w:val="0070033D"/>
    <w:rsid w:val="00700441"/>
    <w:rsid w:val="007004B1"/>
    <w:rsid w:val="007004E8"/>
    <w:rsid w:val="00700592"/>
    <w:rsid w:val="007005BB"/>
    <w:rsid w:val="00700648"/>
    <w:rsid w:val="007008C8"/>
    <w:rsid w:val="00700906"/>
    <w:rsid w:val="00700B68"/>
    <w:rsid w:val="00700DF4"/>
    <w:rsid w:val="0070128F"/>
    <w:rsid w:val="00701327"/>
    <w:rsid w:val="0070133D"/>
    <w:rsid w:val="007015C9"/>
    <w:rsid w:val="00701891"/>
    <w:rsid w:val="00701D68"/>
    <w:rsid w:val="00701E63"/>
    <w:rsid w:val="00702306"/>
    <w:rsid w:val="00702441"/>
    <w:rsid w:val="0070270A"/>
    <w:rsid w:val="00702B21"/>
    <w:rsid w:val="00702B3F"/>
    <w:rsid w:val="00702D23"/>
    <w:rsid w:val="00702DF9"/>
    <w:rsid w:val="00702E05"/>
    <w:rsid w:val="00702F3E"/>
    <w:rsid w:val="007030A7"/>
    <w:rsid w:val="007031FE"/>
    <w:rsid w:val="007032F0"/>
    <w:rsid w:val="007034DD"/>
    <w:rsid w:val="007037EF"/>
    <w:rsid w:val="00703A26"/>
    <w:rsid w:val="00703B9C"/>
    <w:rsid w:val="00703DCD"/>
    <w:rsid w:val="00703DFC"/>
    <w:rsid w:val="0070404A"/>
    <w:rsid w:val="007042F3"/>
    <w:rsid w:val="007042FD"/>
    <w:rsid w:val="00704611"/>
    <w:rsid w:val="00704887"/>
    <w:rsid w:val="00704952"/>
    <w:rsid w:val="00704A3E"/>
    <w:rsid w:val="00704E1F"/>
    <w:rsid w:val="007051F7"/>
    <w:rsid w:val="0070531D"/>
    <w:rsid w:val="00705489"/>
    <w:rsid w:val="007056DD"/>
    <w:rsid w:val="007059B4"/>
    <w:rsid w:val="007059E0"/>
    <w:rsid w:val="00705AFE"/>
    <w:rsid w:val="00705B81"/>
    <w:rsid w:val="00705C42"/>
    <w:rsid w:val="00705C76"/>
    <w:rsid w:val="00705D8C"/>
    <w:rsid w:val="00705DCF"/>
    <w:rsid w:val="00705F8C"/>
    <w:rsid w:val="007064CA"/>
    <w:rsid w:val="007067D1"/>
    <w:rsid w:val="00706A2A"/>
    <w:rsid w:val="00706AF0"/>
    <w:rsid w:val="00706B35"/>
    <w:rsid w:val="00706D18"/>
    <w:rsid w:val="00706F21"/>
    <w:rsid w:val="007070D4"/>
    <w:rsid w:val="007073CE"/>
    <w:rsid w:val="00707483"/>
    <w:rsid w:val="00707496"/>
    <w:rsid w:val="007074AF"/>
    <w:rsid w:val="00707513"/>
    <w:rsid w:val="00707A9F"/>
    <w:rsid w:val="00707C2A"/>
    <w:rsid w:val="00707F32"/>
    <w:rsid w:val="00707F36"/>
    <w:rsid w:val="00707F66"/>
    <w:rsid w:val="0071000A"/>
    <w:rsid w:val="00710370"/>
    <w:rsid w:val="00710464"/>
    <w:rsid w:val="007105CC"/>
    <w:rsid w:val="0071061C"/>
    <w:rsid w:val="00710ABB"/>
    <w:rsid w:val="00710FC8"/>
    <w:rsid w:val="00710FCC"/>
    <w:rsid w:val="0071100E"/>
    <w:rsid w:val="007110B1"/>
    <w:rsid w:val="0071143B"/>
    <w:rsid w:val="007114D1"/>
    <w:rsid w:val="00711A6A"/>
    <w:rsid w:val="00711B33"/>
    <w:rsid w:val="00711B70"/>
    <w:rsid w:val="00711C1E"/>
    <w:rsid w:val="0071224C"/>
    <w:rsid w:val="007123D0"/>
    <w:rsid w:val="007123F6"/>
    <w:rsid w:val="00712568"/>
    <w:rsid w:val="007125ED"/>
    <w:rsid w:val="007126A4"/>
    <w:rsid w:val="00712ADF"/>
    <w:rsid w:val="00712D05"/>
    <w:rsid w:val="007130F4"/>
    <w:rsid w:val="0071323F"/>
    <w:rsid w:val="007139FB"/>
    <w:rsid w:val="00713A59"/>
    <w:rsid w:val="00713A79"/>
    <w:rsid w:val="00713AE9"/>
    <w:rsid w:val="00713CBC"/>
    <w:rsid w:val="00713D4E"/>
    <w:rsid w:val="00713EDB"/>
    <w:rsid w:val="007140E1"/>
    <w:rsid w:val="0071429F"/>
    <w:rsid w:val="00714370"/>
    <w:rsid w:val="0071457D"/>
    <w:rsid w:val="00714863"/>
    <w:rsid w:val="00714AED"/>
    <w:rsid w:val="00714D1D"/>
    <w:rsid w:val="00714E79"/>
    <w:rsid w:val="007150A2"/>
    <w:rsid w:val="00715334"/>
    <w:rsid w:val="0071536A"/>
    <w:rsid w:val="0071543F"/>
    <w:rsid w:val="00715651"/>
    <w:rsid w:val="0071569B"/>
    <w:rsid w:val="00715772"/>
    <w:rsid w:val="00715842"/>
    <w:rsid w:val="00715B4E"/>
    <w:rsid w:val="00715F26"/>
    <w:rsid w:val="00715F45"/>
    <w:rsid w:val="0071621A"/>
    <w:rsid w:val="007168D2"/>
    <w:rsid w:val="007169D1"/>
    <w:rsid w:val="00716C32"/>
    <w:rsid w:val="00716CD3"/>
    <w:rsid w:val="00716DD5"/>
    <w:rsid w:val="00717124"/>
    <w:rsid w:val="0071719D"/>
    <w:rsid w:val="007172F8"/>
    <w:rsid w:val="007175E3"/>
    <w:rsid w:val="00717ADB"/>
    <w:rsid w:val="00717DD7"/>
    <w:rsid w:val="00717EA5"/>
    <w:rsid w:val="007204A7"/>
    <w:rsid w:val="00720740"/>
    <w:rsid w:val="007209C7"/>
    <w:rsid w:val="00720ACD"/>
    <w:rsid w:val="00720F31"/>
    <w:rsid w:val="0072102B"/>
    <w:rsid w:val="00721812"/>
    <w:rsid w:val="00721AF7"/>
    <w:rsid w:val="00721C03"/>
    <w:rsid w:val="00721C62"/>
    <w:rsid w:val="00721CD1"/>
    <w:rsid w:val="00721DBD"/>
    <w:rsid w:val="00721F7E"/>
    <w:rsid w:val="007224EC"/>
    <w:rsid w:val="0072289B"/>
    <w:rsid w:val="007228B9"/>
    <w:rsid w:val="0072295E"/>
    <w:rsid w:val="00722BF3"/>
    <w:rsid w:val="00722E1D"/>
    <w:rsid w:val="00722E82"/>
    <w:rsid w:val="00722FA8"/>
    <w:rsid w:val="00722FE4"/>
    <w:rsid w:val="00722FF8"/>
    <w:rsid w:val="007231F6"/>
    <w:rsid w:val="0072332C"/>
    <w:rsid w:val="00723384"/>
    <w:rsid w:val="007234FD"/>
    <w:rsid w:val="007235F8"/>
    <w:rsid w:val="007237E6"/>
    <w:rsid w:val="00723933"/>
    <w:rsid w:val="007239A7"/>
    <w:rsid w:val="00723A48"/>
    <w:rsid w:val="00723ACC"/>
    <w:rsid w:val="00723D43"/>
    <w:rsid w:val="00723DF8"/>
    <w:rsid w:val="00723E0A"/>
    <w:rsid w:val="00723E31"/>
    <w:rsid w:val="00723ED7"/>
    <w:rsid w:val="00724002"/>
    <w:rsid w:val="00724443"/>
    <w:rsid w:val="0072444D"/>
    <w:rsid w:val="007248EA"/>
    <w:rsid w:val="007248EC"/>
    <w:rsid w:val="00724911"/>
    <w:rsid w:val="00724B9F"/>
    <w:rsid w:val="00724C30"/>
    <w:rsid w:val="00724F30"/>
    <w:rsid w:val="00724F59"/>
    <w:rsid w:val="00724FD9"/>
    <w:rsid w:val="00724FF6"/>
    <w:rsid w:val="00725059"/>
    <w:rsid w:val="0072509A"/>
    <w:rsid w:val="00725325"/>
    <w:rsid w:val="00725456"/>
    <w:rsid w:val="00725520"/>
    <w:rsid w:val="00725741"/>
    <w:rsid w:val="00725873"/>
    <w:rsid w:val="00725DF1"/>
    <w:rsid w:val="00726426"/>
    <w:rsid w:val="007267B1"/>
    <w:rsid w:val="00726EE7"/>
    <w:rsid w:val="00726EF5"/>
    <w:rsid w:val="00726F59"/>
    <w:rsid w:val="00726F6B"/>
    <w:rsid w:val="00726F95"/>
    <w:rsid w:val="00727094"/>
    <w:rsid w:val="00727283"/>
    <w:rsid w:val="0072735B"/>
    <w:rsid w:val="00727519"/>
    <w:rsid w:val="007276D7"/>
    <w:rsid w:val="00727736"/>
    <w:rsid w:val="00727781"/>
    <w:rsid w:val="007279B9"/>
    <w:rsid w:val="00727AC8"/>
    <w:rsid w:val="00727C21"/>
    <w:rsid w:val="00727CB0"/>
    <w:rsid w:val="00727E6A"/>
    <w:rsid w:val="00730051"/>
    <w:rsid w:val="007300E3"/>
    <w:rsid w:val="0073018A"/>
    <w:rsid w:val="007301AF"/>
    <w:rsid w:val="007303C2"/>
    <w:rsid w:val="00730648"/>
    <w:rsid w:val="00730704"/>
    <w:rsid w:val="007308D4"/>
    <w:rsid w:val="007308EE"/>
    <w:rsid w:val="00730B28"/>
    <w:rsid w:val="00730C4D"/>
    <w:rsid w:val="00730D13"/>
    <w:rsid w:val="00730FA6"/>
    <w:rsid w:val="00731187"/>
    <w:rsid w:val="007313CC"/>
    <w:rsid w:val="00731534"/>
    <w:rsid w:val="00731538"/>
    <w:rsid w:val="007316C8"/>
    <w:rsid w:val="0073193F"/>
    <w:rsid w:val="00731B2B"/>
    <w:rsid w:val="00731B88"/>
    <w:rsid w:val="00731CC6"/>
    <w:rsid w:val="00731D5C"/>
    <w:rsid w:val="00731FC2"/>
    <w:rsid w:val="007328A1"/>
    <w:rsid w:val="00732B6E"/>
    <w:rsid w:val="00732F74"/>
    <w:rsid w:val="00733163"/>
    <w:rsid w:val="00733B85"/>
    <w:rsid w:val="00733C98"/>
    <w:rsid w:val="00733EF7"/>
    <w:rsid w:val="00734047"/>
    <w:rsid w:val="00734346"/>
    <w:rsid w:val="007344C0"/>
    <w:rsid w:val="007344D3"/>
    <w:rsid w:val="007344E1"/>
    <w:rsid w:val="00734794"/>
    <w:rsid w:val="00734A0C"/>
    <w:rsid w:val="00734C99"/>
    <w:rsid w:val="00734D19"/>
    <w:rsid w:val="00734FA5"/>
    <w:rsid w:val="0073500E"/>
    <w:rsid w:val="0073532F"/>
    <w:rsid w:val="007355A0"/>
    <w:rsid w:val="007355CF"/>
    <w:rsid w:val="0073577A"/>
    <w:rsid w:val="00735841"/>
    <w:rsid w:val="00735A89"/>
    <w:rsid w:val="00735A90"/>
    <w:rsid w:val="00735A9D"/>
    <w:rsid w:val="00735C2D"/>
    <w:rsid w:val="00735D04"/>
    <w:rsid w:val="00735D17"/>
    <w:rsid w:val="00735DB7"/>
    <w:rsid w:val="00735DE5"/>
    <w:rsid w:val="0073604C"/>
    <w:rsid w:val="00736423"/>
    <w:rsid w:val="007365FC"/>
    <w:rsid w:val="00736687"/>
    <w:rsid w:val="0073668C"/>
    <w:rsid w:val="00737274"/>
    <w:rsid w:val="00737287"/>
    <w:rsid w:val="007374C9"/>
    <w:rsid w:val="0073759C"/>
    <w:rsid w:val="0073761A"/>
    <w:rsid w:val="00737707"/>
    <w:rsid w:val="00737715"/>
    <w:rsid w:val="0073782B"/>
    <w:rsid w:val="007378A8"/>
    <w:rsid w:val="0074000B"/>
    <w:rsid w:val="00740A5D"/>
    <w:rsid w:val="00740A6B"/>
    <w:rsid w:val="00740CB0"/>
    <w:rsid w:val="00741228"/>
    <w:rsid w:val="00741481"/>
    <w:rsid w:val="00741568"/>
    <w:rsid w:val="00741999"/>
    <w:rsid w:val="00741A54"/>
    <w:rsid w:val="00741A57"/>
    <w:rsid w:val="00741C50"/>
    <w:rsid w:val="00741E74"/>
    <w:rsid w:val="00742460"/>
    <w:rsid w:val="00742492"/>
    <w:rsid w:val="0074249C"/>
    <w:rsid w:val="0074253B"/>
    <w:rsid w:val="0074296A"/>
    <w:rsid w:val="00742D00"/>
    <w:rsid w:val="00742DDF"/>
    <w:rsid w:val="007430A3"/>
    <w:rsid w:val="007430BB"/>
    <w:rsid w:val="007430E0"/>
    <w:rsid w:val="007432C7"/>
    <w:rsid w:val="00743521"/>
    <w:rsid w:val="007435C4"/>
    <w:rsid w:val="007435EC"/>
    <w:rsid w:val="0074392B"/>
    <w:rsid w:val="00743A3D"/>
    <w:rsid w:val="00743AAB"/>
    <w:rsid w:val="00743B2A"/>
    <w:rsid w:val="00743BF9"/>
    <w:rsid w:val="00743D82"/>
    <w:rsid w:val="00743DA7"/>
    <w:rsid w:val="00743E04"/>
    <w:rsid w:val="00743E29"/>
    <w:rsid w:val="00743FD3"/>
    <w:rsid w:val="0074426C"/>
    <w:rsid w:val="00744522"/>
    <w:rsid w:val="0074475D"/>
    <w:rsid w:val="007448F3"/>
    <w:rsid w:val="007449CC"/>
    <w:rsid w:val="00744AF3"/>
    <w:rsid w:val="00744DAD"/>
    <w:rsid w:val="00744DB9"/>
    <w:rsid w:val="00744F5C"/>
    <w:rsid w:val="00745000"/>
    <w:rsid w:val="00745016"/>
    <w:rsid w:val="007451FE"/>
    <w:rsid w:val="00745541"/>
    <w:rsid w:val="007455ED"/>
    <w:rsid w:val="007455FC"/>
    <w:rsid w:val="00745814"/>
    <w:rsid w:val="00745851"/>
    <w:rsid w:val="0074588C"/>
    <w:rsid w:val="00745B15"/>
    <w:rsid w:val="00745B24"/>
    <w:rsid w:val="00745BAE"/>
    <w:rsid w:val="00745E14"/>
    <w:rsid w:val="00745EEB"/>
    <w:rsid w:val="0074608D"/>
    <w:rsid w:val="00746104"/>
    <w:rsid w:val="007462BD"/>
    <w:rsid w:val="007465A2"/>
    <w:rsid w:val="0074686C"/>
    <w:rsid w:val="00746AAD"/>
    <w:rsid w:val="00746D64"/>
    <w:rsid w:val="00747064"/>
    <w:rsid w:val="0074732E"/>
    <w:rsid w:val="00747405"/>
    <w:rsid w:val="00747702"/>
    <w:rsid w:val="00747A1D"/>
    <w:rsid w:val="00747C08"/>
    <w:rsid w:val="00747F47"/>
    <w:rsid w:val="00750034"/>
    <w:rsid w:val="0075015C"/>
    <w:rsid w:val="007502C5"/>
    <w:rsid w:val="007504BF"/>
    <w:rsid w:val="007504E5"/>
    <w:rsid w:val="007505FD"/>
    <w:rsid w:val="00750678"/>
    <w:rsid w:val="00750A2E"/>
    <w:rsid w:val="00750D24"/>
    <w:rsid w:val="00750E77"/>
    <w:rsid w:val="00751A58"/>
    <w:rsid w:val="00751B6F"/>
    <w:rsid w:val="00751CAB"/>
    <w:rsid w:val="00751FF8"/>
    <w:rsid w:val="00752308"/>
    <w:rsid w:val="0075264A"/>
    <w:rsid w:val="0075297E"/>
    <w:rsid w:val="00752A56"/>
    <w:rsid w:val="00752BF6"/>
    <w:rsid w:val="00752D06"/>
    <w:rsid w:val="00752DEB"/>
    <w:rsid w:val="007532F5"/>
    <w:rsid w:val="007534D4"/>
    <w:rsid w:val="0075356A"/>
    <w:rsid w:val="007539E0"/>
    <w:rsid w:val="00753DA9"/>
    <w:rsid w:val="00753DDD"/>
    <w:rsid w:val="00753E5F"/>
    <w:rsid w:val="00753EDF"/>
    <w:rsid w:val="00754075"/>
    <w:rsid w:val="007540D8"/>
    <w:rsid w:val="00754187"/>
    <w:rsid w:val="00754915"/>
    <w:rsid w:val="00754D02"/>
    <w:rsid w:val="007551A6"/>
    <w:rsid w:val="0075525D"/>
    <w:rsid w:val="00755328"/>
    <w:rsid w:val="007554C5"/>
    <w:rsid w:val="00755553"/>
    <w:rsid w:val="007556FB"/>
    <w:rsid w:val="00755707"/>
    <w:rsid w:val="00755F06"/>
    <w:rsid w:val="00756241"/>
    <w:rsid w:val="007564F4"/>
    <w:rsid w:val="0075657C"/>
    <w:rsid w:val="00756632"/>
    <w:rsid w:val="007566DE"/>
    <w:rsid w:val="0075682B"/>
    <w:rsid w:val="00756877"/>
    <w:rsid w:val="00756A02"/>
    <w:rsid w:val="00756AC7"/>
    <w:rsid w:val="00756F5A"/>
    <w:rsid w:val="0075705C"/>
    <w:rsid w:val="00757219"/>
    <w:rsid w:val="00757B65"/>
    <w:rsid w:val="00757C25"/>
    <w:rsid w:val="00757C61"/>
    <w:rsid w:val="00757DDF"/>
    <w:rsid w:val="00757F49"/>
    <w:rsid w:val="00757F8B"/>
    <w:rsid w:val="00757FA9"/>
    <w:rsid w:val="00757FED"/>
    <w:rsid w:val="00760275"/>
    <w:rsid w:val="0076067F"/>
    <w:rsid w:val="007607D5"/>
    <w:rsid w:val="00760906"/>
    <w:rsid w:val="007609D6"/>
    <w:rsid w:val="00760E1B"/>
    <w:rsid w:val="00760E35"/>
    <w:rsid w:val="00760EDD"/>
    <w:rsid w:val="0076102C"/>
    <w:rsid w:val="0076135B"/>
    <w:rsid w:val="007615AF"/>
    <w:rsid w:val="00761641"/>
    <w:rsid w:val="007617E1"/>
    <w:rsid w:val="00761A14"/>
    <w:rsid w:val="00761A30"/>
    <w:rsid w:val="00761C28"/>
    <w:rsid w:val="00761EAC"/>
    <w:rsid w:val="00762271"/>
    <w:rsid w:val="00762346"/>
    <w:rsid w:val="00762541"/>
    <w:rsid w:val="00762591"/>
    <w:rsid w:val="007625E4"/>
    <w:rsid w:val="0076267A"/>
    <w:rsid w:val="007626C9"/>
    <w:rsid w:val="007627AF"/>
    <w:rsid w:val="007628F3"/>
    <w:rsid w:val="0076298E"/>
    <w:rsid w:val="00762A9D"/>
    <w:rsid w:val="00762B6C"/>
    <w:rsid w:val="00762C81"/>
    <w:rsid w:val="007633E2"/>
    <w:rsid w:val="007636D8"/>
    <w:rsid w:val="0076370B"/>
    <w:rsid w:val="00763994"/>
    <w:rsid w:val="00763A3C"/>
    <w:rsid w:val="00763DBC"/>
    <w:rsid w:val="00763FE1"/>
    <w:rsid w:val="007640D7"/>
    <w:rsid w:val="0076554C"/>
    <w:rsid w:val="007656F3"/>
    <w:rsid w:val="007657B1"/>
    <w:rsid w:val="00765AA1"/>
    <w:rsid w:val="00765B1C"/>
    <w:rsid w:val="00765E81"/>
    <w:rsid w:val="00765ECD"/>
    <w:rsid w:val="00765F16"/>
    <w:rsid w:val="00766466"/>
    <w:rsid w:val="00766712"/>
    <w:rsid w:val="00766A16"/>
    <w:rsid w:val="00766AD8"/>
    <w:rsid w:val="00766D55"/>
    <w:rsid w:val="00766F58"/>
    <w:rsid w:val="00767323"/>
    <w:rsid w:val="007673A1"/>
    <w:rsid w:val="007674BC"/>
    <w:rsid w:val="00767892"/>
    <w:rsid w:val="007678EE"/>
    <w:rsid w:val="00767AE6"/>
    <w:rsid w:val="00767B43"/>
    <w:rsid w:val="00767BA5"/>
    <w:rsid w:val="00767CED"/>
    <w:rsid w:val="00767D3A"/>
    <w:rsid w:val="00767D8D"/>
    <w:rsid w:val="00767F6B"/>
    <w:rsid w:val="00770435"/>
    <w:rsid w:val="00770496"/>
    <w:rsid w:val="0077078E"/>
    <w:rsid w:val="007708AF"/>
    <w:rsid w:val="00770B83"/>
    <w:rsid w:val="007711D1"/>
    <w:rsid w:val="00771560"/>
    <w:rsid w:val="0077172C"/>
    <w:rsid w:val="00771ABF"/>
    <w:rsid w:val="00771AF3"/>
    <w:rsid w:val="00771B0A"/>
    <w:rsid w:val="00771CEE"/>
    <w:rsid w:val="00771D35"/>
    <w:rsid w:val="00771F7D"/>
    <w:rsid w:val="00771FEA"/>
    <w:rsid w:val="00772470"/>
    <w:rsid w:val="00772585"/>
    <w:rsid w:val="00772757"/>
    <w:rsid w:val="00772792"/>
    <w:rsid w:val="00772834"/>
    <w:rsid w:val="007728E1"/>
    <w:rsid w:val="00772957"/>
    <w:rsid w:val="00772B4F"/>
    <w:rsid w:val="00772DAA"/>
    <w:rsid w:val="00772F01"/>
    <w:rsid w:val="0077305B"/>
    <w:rsid w:val="0077314E"/>
    <w:rsid w:val="007732EE"/>
    <w:rsid w:val="00773B5C"/>
    <w:rsid w:val="00773BB8"/>
    <w:rsid w:val="00773DFE"/>
    <w:rsid w:val="00774252"/>
    <w:rsid w:val="007743AF"/>
    <w:rsid w:val="00774497"/>
    <w:rsid w:val="0077460E"/>
    <w:rsid w:val="00774639"/>
    <w:rsid w:val="00774668"/>
    <w:rsid w:val="00774716"/>
    <w:rsid w:val="0077471F"/>
    <w:rsid w:val="0077481A"/>
    <w:rsid w:val="00774972"/>
    <w:rsid w:val="00774AC3"/>
    <w:rsid w:val="00774B5D"/>
    <w:rsid w:val="00774C35"/>
    <w:rsid w:val="00774CE5"/>
    <w:rsid w:val="00774D93"/>
    <w:rsid w:val="00774E73"/>
    <w:rsid w:val="00775515"/>
    <w:rsid w:val="0077561F"/>
    <w:rsid w:val="0077576A"/>
    <w:rsid w:val="007758B5"/>
    <w:rsid w:val="00775F27"/>
    <w:rsid w:val="00776067"/>
    <w:rsid w:val="00776129"/>
    <w:rsid w:val="00776312"/>
    <w:rsid w:val="0077656F"/>
    <w:rsid w:val="00776574"/>
    <w:rsid w:val="0077657C"/>
    <w:rsid w:val="007766D6"/>
    <w:rsid w:val="00776775"/>
    <w:rsid w:val="007767EE"/>
    <w:rsid w:val="0077686F"/>
    <w:rsid w:val="00776CFB"/>
    <w:rsid w:val="00776D25"/>
    <w:rsid w:val="00776D97"/>
    <w:rsid w:val="00776F2A"/>
    <w:rsid w:val="00777206"/>
    <w:rsid w:val="00777261"/>
    <w:rsid w:val="00777366"/>
    <w:rsid w:val="00777369"/>
    <w:rsid w:val="007774EF"/>
    <w:rsid w:val="007776CE"/>
    <w:rsid w:val="007776E1"/>
    <w:rsid w:val="0077777B"/>
    <w:rsid w:val="007777B5"/>
    <w:rsid w:val="00777BD6"/>
    <w:rsid w:val="00780062"/>
    <w:rsid w:val="007801C0"/>
    <w:rsid w:val="007802AD"/>
    <w:rsid w:val="00780826"/>
    <w:rsid w:val="00780891"/>
    <w:rsid w:val="0078094E"/>
    <w:rsid w:val="00780957"/>
    <w:rsid w:val="007809D3"/>
    <w:rsid w:val="00780B30"/>
    <w:rsid w:val="00780B53"/>
    <w:rsid w:val="00780B83"/>
    <w:rsid w:val="00780C8A"/>
    <w:rsid w:val="00780E84"/>
    <w:rsid w:val="00780E8E"/>
    <w:rsid w:val="00780F04"/>
    <w:rsid w:val="00781748"/>
    <w:rsid w:val="007818FF"/>
    <w:rsid w:val="00781AAB"/>
    <w:rsid w:val="00781C75"/>
    <w:rsid w:val="00781CA9"/>
    <w:rsid w:val="00781CC2"/>
    <w:rsid w:val="00781EB7"/>
    <w:rsid w:val="00782006"/>
    <w:rsid w:val="00782108"/>
    <w:rsid w:val="00782148"/>
    <w:rsid w:val="00782152"/>
    <w:rsid w:val="00782309"/>
    <w:rsid w:val="007826A4"/>
    <w:rsid w:val="007827D1"/>
    <w:rsid w:val="00782815"/>
    <w:rsid w:val="00782898"/>
    <w:rsid w:val="00782DB1"/>
    <w:rsid w:val="00782F3E"/>
    <w:rsid w:val="00782FBC"/>
    <w:rsid w:val="0078326E"/>
    <w:rsid w:val="0078345D"/>
    <w:rsid w:val="007835FA"/>
    <w:rsid w:val="007838C1"/>
    <w:rsid w:val="00783C8D"/>
    <w:rsid w:val="00783EC8"/>
    <w:rsid w:val="0078400D"/>
    <w:rsid w:val="0078401A"/>
    <w:rsid w:val="00784130"/>
    <w:rsid w:val="00784293"/>
    <w:rsid w:val="0078451E"/>
    <w:rsid w:val="007846A6"/>
    <w:rsid w:val="00784733"/>
    <w:rsid w:val="00784BC0"/>
    <w:rsid w:val="00784CCD"/>
    <w:rsid w:val="00784E52"/>
    <w:rsid w:val="00785093"/>
    <w:rsid w:val="0078514F"/>
    <w:rsid w:val="0078522E"/>
    <w:rsid w:val="007853F1"/>
    <w:rsid w:val="007855A7"/>
    <w:rsid w:val="007855AD"/>
    <w:rsid w:val="007856F8"/>
    <w:rsid w:val="00785A50"/>
    <w:rsid w:val="00785AF0"/>
    <w:rsid w:val="00785B21"/>
    <w:rsid w:val="00785B3F"/>
    <w:rsid w:val="00785B58"/>
    <w:rsid w:val="00785B8A"/>
    <w:rsid w:val="00785C60"/>
    <w:rsid w:val="00786888"/>
    <w:rsid w:val="00786F2F"/>
    <w:rsid w:val="00787132"/>
    <w:rsid w:val="007872A6"/>
    <w:rsid w:val="00787423"/>
    <w:rsid w:val="007874D4"/>
    <w:rsid w:val="00787952"/>
    <w:rsid w:val="00787D51"/>
    <w:rsid w:val="00787DC2"/>
    <w:rsid w:val="00787E38"/>
    <w:rsid w:val="007900B3"/>
    <w:rsid w:val="0079044C"/>
    <w:rsid w:val="00790535"/>
    <w:rsid w:val="00790A9C"/>
    <w:rsid w:val="007911C8"/>
    <w:rsid w:val="00791208"/>
    <w:rsid w:val="0079133C"/>
    <w:rsid w:val="00791369"/>
    <w:rsid w:val="00791478"/>
    <w:rsid w:val="0079177E"/>
    <w:rsid w:val="00791960"/>
    <w:rsid w:val="007919D2"/>
    <w:rsid w:val="00792085"/>
    <w:rsid w:val="007921F9"/>
    <w:rsid w:val="00792255"/>
    <w:rsid w:val="0079237E"/>
    <w:rsid w:val="00792457"/>
    <w:rsid w:val="00792680"/>
    <w:rsid w:val="00792F1F"/>
    <w:rsid w:val="00792FD8"/>
    <w:rsid w:val="007933CA"/>
    <w:rsid w:val="00793559"/>
    <w:rsid w:val="007938AB"/>
    <w:rsid w:val="00793A57"/>
    <w:rsid w:val="00793A99"/>
    <w:rsid w:val="00793BB9"/>
    <w:rsid w:val="00793E52"/>
    <w:rsid w:val="00794132"/>
    <w:rsid w:val="00794417"/>
    <w:rsid w:val="0079470C"/>
    <w:rsid w:val="00794804"/>
    <w:rsid w:val="00794845"/>
    <w:rsid w:val="0079485B"/>
    <w:rsid w:val="007948A4"/>
    <w:rsid w:val="00794A02"/>
    <w:rsid w:val="00794CE3"/>
    <w:rsid w:val="00794CFF"/>
    <w:rsid w:val="00794D7E"/>
    <w:rsid w:val="00794E99"/>
    <w:rsid w:val="00795010"/>
    <w:rsid w:val="007951E3"/>
    <w:rsid w:val="00795235"/>
    <w:rsid w:val="0079563C"/>
    <w:rsid w:val="007956C3"/>
    <w:rsid w:val="00795778"/>
    <w:rsid w:val="007957FF"/>
    <w:rsid w:val="007959C7"/>
    <w:rsid w:val="00795A4D"/>
    <w:rsid w:val="00795B36"/>
    <w:rsid w:val="00795E8F"/>
    <w:rsid w:val="007963E6"/>
    <w:rsid w:val="00796630"/>
    <w:rsid w:val="00796672"/>
    <w:rsid w:val="0079672B"/>
    <w:rsid w:val="007967CC"/>
    <w:rsid w:val="00796822"/>
    <w:rsid w:val="00796A07"/>
    <w:rsid w:val="00796A08"/>
    <w:rsid w:val="00796A63"/>
    <w:rsid w:val="00796DBF"/>
    <w:rsid w:val="00796F10"/>
    <w:rsid w:val="00796F34"/>
    <w:rsid w:val="007970C1"/>
    <w:rsid w:val="0079713E"/>
    <w:rsid w:val="00797174"/>
    <w:rsid w:val="0079722A"/>
    <w:rsid w:val="0079756B"/>
    <w:rsid w:val="00797675"/>
    <w:rsid w:val="007978F2"/>
    <w:rsid w:val="00797CDC"/>
    <w:rsid w:val="00797E0D"/>
    <w:rsid w:val="00797FF4"/>
    <w:rsid w:val="007A01BE"/>
    <w:rsid w:val="007A02D4"/>
    <w:rsid w:val="007A038E"/>
    <w:rsid w:val="007A0460"/>
    <w:rsid w:val="007A04B7"/>
    <w:rsid w:val="007A0672"/>
    <w:rsid w:val="007A08D8"/>
    <w:rsid w:val="007A0969"/>
    <w:rsid w:val="007A0C32"/>
    <w:rsid w:val="007A0E65"/>
    <w:rsid w:val="007A1309"/>
    <w:rsid w:val="007A1348"/>
    <w:rsid w:val="007A142D"/>
    <w:rsid w:val="007A1610"/>
    <w:rsid w:val="007A162C"/>
    <w:rsid w:val="007A16CC"/>
    <w:rsid w:val="007A177D"/>
    <w:rsid w:val="007A197A"/>
    <w:rsid w:val="007A1991"/>
    <w:rsid w:val="007A1B6D"/>
    <w:rsid w:val="007A1C0F"/>
    <w:rsid w:val="007A1F45"/>
    <w:rsid w:val="007A1F6C"/>
    <w:rsid w:val="007A1FBC"/>
    <w:rsid w:val="007A21E5"/>
    <w:rsid w:val="007A2642"/>
    <w:rsid w:val="007A2CF1"/>
    <w:rsid w:val="007A2D11"/>
    <w:rsid w:val="007A2D2F"/>
    <w:rsid w:val="007A2D44"/>
    <w:rsid w:val="007A2D8F"/>
    <w:rsid w:val="007A2F3E"/>
    <w:rsid w:val="007A2FD2"/>
    <w:rsid w:val="007A3048"/>
    <w:rsid w:val="007A3097"/>
    <w:rsid w:val="007A35FF"/>
    <w:rsid w:val="007A398E"/>
    <w:rsid w:val="007A3A6A"/>
    <w:rsid w:val="007A3BF6"/>
    <w:rsid w:val="007A3DB6"/>
    <w:rsid w:val="007A3FE6"/>
    <w:rsid w:val="007A44BB"/>
    <w:rsid w:val="007A4766"/>
    <w:rsid w:val="007A48C3"/>
    <w:rsid w:val="007A4AAC"/>
    <w:rsid w:val="007A4AEE"/>
    <w:rsid w:val="007A4E02"/>
    <w:rsid w:val="007A4F5A"/>
    <w:rsid w:val="007A5168"/>
    <w:rsid w:val="007A54C1"/>
    <w:rsid w:val="007A5751"/>
    <w:rsid w:val="007A5CA0"/>
    <w:rsid w:val="007A6169"/>
    <w:rsid w:val="007A622E"/>
    <w:rsid w:val="007A6781"/>
    <w:rsid w:val="007A6973"/>
    <w:rsid w:val="007A69EE"/>
    <w:rsid w:val="007A6A5A"/>
    <w:rsid w:val="007A6BF5"/>
    <w:rsid w:val="007A6E78"/>
    <w:rsid w:val="007A719F"/>
    <w:rsid w:val="007A72A9"/>
    <w:rsid w:val="007A7532"/>
    <w:rsid w:val="007A76E7"/>
    <w:rsid w:val="007A775C"/>
    <w:rsid w:val="007A7F4C"/>
    <w:rsid w:val="007B0099"/>
    <w:rsid w:val="007B04A8"/>
    <w:rsid w:val="007B0A31"/>
    <w:rsid w:val="007B0B63"/>
    <w:rsid w:val="007B0C1D"/>
    <w:rsid w:val="007B0D50"/>
    <w:rsid w:val="007B1038"/>
    <w:rsid w:val="007B1224"/>
    <w:rsid w:val="007B145D"/>
    <w:rsid w:val="007B166A"/>
    <w:rsid w:val="007B1717"/>
    <w:rsid w:val="007B1A29"/>
    <w:rsid w:val="007B1D0F"/>
    <w:rsid w:val="007B1D12"/>
    <w:rsid w:val="007B1D25"/>
    <w:rsid w:val="007B1E26"/>
    <w:rsid w:val="007B1FF8"/>
    <w:rsid w:val="007B20B4"/>
    <w:rsid w:val="007B2453"/>
    <w:rsid w:val="007B2528"/>
    <w:rsid w:val="007B277D"/>
    <w:rsid w:val="007B2861"/>
    <w:rsid w:val="007B2AAB"/>
    <w:rsid w:val="007B2C9B"/>
    <w:rsid w:val="007B2DAC"/>
    <w:rsid w:val="007B3102"/>
    <w:rsid w:val="007B3450"/>
    <w:rsid w:val="007B36AF"/>
    <w:rsid w:val="007B39E4"/>
    <w:rsid w:val="007B3A6F"/>
    <w:rsid w:val="007B3B43"/>
    <w:rsid w:val="007B3F00"/>
    <w:rsid w:val="007B44F2"/>
    <w:rsid w:val="007B46D3"/>
    <w:rsid w:val="007B4B1F"/>
    <w:rsid w:val="007B4BD2"/>
    <w:rsid w:val="007B4C8A"/>
    <w:rsid w:val="007B5907"/>
    <w:rsid w:val="007B5B63"/>
    <w:rsid w:val="007B5BD4"/>
    <w:rsid w:val="007B6323"/>
    <w:rsid w:val="007B6411"/>
    <w:rsid w:val="007B646F"/>
    <w:rsid w:val="007B6657"/>
    <w:rsid w:val="007B6781"/>
    <w:rsid w:val="007B6C1B"/>
    <w:rsid w:val="007B6D95"/>
    <w:rsid w:val="007B6DB7"/>
    <w:rsid w:val="007B6FB2"/>
    <w:rsid w:val="007B70C6"/>
    <w:rsid w:val="007B7613"/>
    <w:rsid w:val="007B77E3"/>
    <w:rsid w:val="007B795B"/>
    <w:rsid w:val="007B79EB"/>
    <w:rsid w:val="007B7A45"/>
    <w:rsid w:val="007B7DCD"/>
    <w:rsid w:val="007C00ED"/>
    <w:rsid w:val="007C029A"/>
    <w:rsid w:val="007C0458"/>
    <w:rsid w:val="007C051A"/>
    <w:rsid w:val="007C1094"/>
    <w:rsid w:val="007C10B9"/>
    <w:rsid w:val="007C1341"/>
    <w:rsid w:val="007C1359"/>
    <w:rsid w:val="007C171B"/>
    <w:rsid w:val="007C17B2"/>
    <w:rsid w:val="007C18A5"/>
    <w:rsid w:val="007C1974"/>
    <w:rsid w:val="007C1A47"/>
    <w:rsid w:val="007C1B8A"/>
    <w:rsid w:val="007C235E"/>
    <w:rsid w:val="007C2463"/>
    <w:rsid w:val="007C2531"/>
    <w:rsid w:val="007C25AC"/>
    <w:rsid w:val="007C265A"/>
    <w:rsid w:val="007C2A86"/>
    <w:rsid w:val="007C2DE7"/>
    <w:rsid w:val="007C2F43"/>
    <w:rsid w:val="007C3039"/>
    <w:rsid w:val="007C30DA"/>
    <w:rsid w:val="007C31A3"/>
    <w:rsid w:val="007C3420"/>
    <w:rsid w:val="007C3479"/>
    <w:rsid w:val="007C36BB"/>
    <w:rsid w:val="007C39BF"/>
    <w:rsid w:val="007C3AB9"/>
    <w:rsid w:val="007C3BF1"/>
    <w:rsid w:val="007C3D04"/>
    <w:rsid w:val="007C3ECF"/>
    <w:rsid w:val="007C4110"/>
    <w:rsid w:val="007C417D"/>
    <w:rsid w:val="007C4214"/>
    <w:rsid w:val="007C42C3"/>
    <w:rsid w:val="007C438A"/>
    <w:rsid w:val="007C4553"/>
    <w:rsid w:val="007C45ED"/>
    <w:rsid w:val="007C463E"/>
    <w:rsid w:val="007C47BA"/>
    <w:rsid w:val="007C4814"/>
    <w:rsid w:val="007C48C6"/>
    <w:rsid w:val="007C49BE"/>
    <w:rsid w:val="007C4B2F"/>
    <w:rsid w:val="007C4C59"/>
    <w:rsid w:val="007C4DB9"/>
    <w:rsid w:val="007C4E51"/>
    <w:rsid w:val="007C4F2E"/>
    <w:rsid w:val="007C4FC8"/>
    <w:rsid w:val="007C516F"/>
    <w:rsid w:val="007C5293"/>
    <w:rsid w:val="007C52C7"/>
    <w:rsid w:val="007C546D"/>
    <w:rsid w:val="007C5477"/>
    <w:rsid w:val="007C58F7"/>
    <w:rsid w:val="007C59D0"/>
    <w:rsid w:val="007C59EF"/>
    <w:rsid w:val="007C5B38"/>
    <w:rsid w:val="007C63E3"/>
    <w:rsid w:val="007C669D"/>
    <w:rsid w:val="007C67D7"/>
    <w:rsid w:val="007C6C8F"/>
    <w:rsid w:val="007C6CF8"/>
    <w:rsid w:val="007C6D33"/>
    <w:rsid w:val="007C6F86"/>
    <w:rsid w:val="007C736D"/>
    <w:rsid w:val="007C754C"/>
    <w:rsid w:val="007C7564"/>
    <w:rsid w:val="007C7595"/>
    <w:rsid w:val="007C75CC"/>
    <w:rsid w:val="007C7862"/>
    <w:rsid w:val="007C7946"/>
    <w:rsid w:val="007C7B35"/>
    <w:rsid w:val="007C7B46"/>
    <w:rsid w:val="007C7BC2"/>
    <w:rsid w:val="007C7D0B"/>
    <w:rsid w:val="007C7E35"/>
    <w:rsid w:val="007C7EA0"/>
    <w:rsid w:val="007C7F48"/>
    <w:rsid w:val="007C7F5F"/>
    <w:rsid w:val="007D0254"/>
    <w:rsid w:val="007D050F"/>
    <w:rsid w:val="007D0881"/>
    <w:rsid w:val="007D0897"/>
    <w:rsid w:val="007D0924"/>
    <w:rsid w:val="007D09B6"/>
    <w:rsid w:val="007D0A3A"/>
    <w:rsid w:val="007D0C80"/>
    <w:rsid w:val="007D0DEF"/>
    <w:rsid w:val="007D0FAD"/>
    <w:rsid w:val="007D10DB"/>
    <w:rsid w:val="007D1134"/>
    <w:rsid w:val="007D118D"/>
    <w:rsid w:val="007D125E"/>
    <w:rsid w:val="007D150C"/>
    <w:rsid w:val="007D1697"/>
    <w:rsid w:val="007D16B4"/>
    <w:rsid w:val="007D16C0"/>
    <w:rsid w:val="007D175A"/>
    <w:rsid w:val="007D1842"/>
    <w:rsid w:val="007D1A97"/>
    <w:rsid w:val="007D1B65"/>
    <w:rsid w:val="007D1CD2"/>
    <w:rsid w:val="007D1CEB"/>
    <w:rsid w:val="007D2034"/>
    <w:rsid w:val="007D214F"/>
    <w:rsid w:val="007D2228"/>
    <w:rsid w:val="007D2637"/>
    <w:rsid w:val="007D265B"/>
    <w:rsid w:val="007D294B"/>
    <w:rsid w:val="007D2BF2"/>
    <w:rsid w:val="007D3140"/>
    <w:rsid w:val="007D331D"/>
    <w:rsid w:val="007D3359"/>
    <w:rsid w:val="007D33A3"/>
    <w:rsid w:val="007D34D5"/>
    <w:rsid w:val="007D367B"/>
    <w:rsid w:val="007D37C7"/>
    <w:rsid w:val="007D3832"/>
    <w:rsid w:val="007D393C"/>
    <w:rsid w:val="007D3BFA"/>
    <w:rsid w:val="007D3D2D"/>
    <w:rsid w:val="007D3E7C"/>
    <w:rsid w:val="007D3EF9"/>
    <w:rsid w:val="007D419D"/>
    <w:rsid w:val="007D449E"/>
    <w:rsid w:val="007D44C2"/>
    <w:rsid w:val="007D44D1"/>
    <w:rsid w:val="007D471F"/>
    <w:rsid w:val="007D47A7"/>
    <w:rsid w:val="007D486C"/>
    <w:rsid w:val="007D51FE"/>
    <w:rsid w:val="007D53B2"/>
    <w:rsid w:val="007D54F8"/>
    <w:rsid w:val="007D5664"/>
    <w:rsid w:val="007D56F5"/>
    <w:rsid w:val="007D5720"/>
    <w:rsid w:val="007D5722"/>
    <w:rsid w:val="007D5767"/>
    <w:rsid w:val="007D590B"/>
    <w:rsid w:val="007D5A3E"/>
    <w:rsid w:val="007D5A8E"/>
    <w:rsid w:val="007D5B7A"/>
    <w:rsid w:val="007D607C"/>
    <w:rsid w:val="007D60C4"/>
    <w:rsid w:val="007D6358"/>
    <w:rsid w:val="007D67C9"/>
    <w:rsid w:val="007D69D0"/>
    <w:rsid w:val="007D6AC2"/>
    <w:rsid w:val="007D6B94"/>
    <w:rsid w:val="007D6BEB"/>
    <w:rsid w:val="007D6CDC"/>
    <w:rsid w:val="007D6CDF"/>
    <w:rsid w:val="007D6FB1"/>
    <w:rsid w:val="007D6FE0"/>
    <w:rsid w:val="007D70A5"/>
    <w:rsid w:val="007D71B3"/>
    <w:rsid w:val="007D7297"/>
    <w:rsid w:val="007D7460"/>
    <w:rsid w:val="007D7573"/>
    <w:rsid w:val="007D7765"/>
    <w:rsid w:val="007D7BBA"/>
    <w:rsid w:val="007D7C7D"/>
    <w:rsid w:val="007D7DC4"/>
    <w:rsid w:val="007D7E98"/>
    <w:rsid w:val="007D7FE9"/>
    <w:rsid w:val="007E01D9"/>
    <w:rsid w:val="007E063E"/>
    <w:rsid w:val="007E0805"/>
    <w:rsid w:val="007E0838"/>
    <w:rsid w:val="007E08FB"/>
    <w:rsid w:val="007E0923"/>
    <w:rsid w:val="007E0A49"/>
    <w:rsid w:val="007E0E2C"/>
    <w:rsid w:val="007E0F00"/>
    <w:rsid w:val="007E118A"/>
    <w:rsid w:val="007E127D"/>
    <w:rsid w:val="007E13C4"/>
    <w:rsid w:val="007E1436"/>
    <w:rsid w:val="007E15EE"/>
    <w:rsid w:val="007E18BF"/>
    <w:rsid w:val="007E1A16"/>
    <w:rsid w:val="007E1A96"/>
    <w:rsid w:val="007E1B38"/>
    <w:rsid w:val="007E1D51"/>
    <w:rsid w:val="007E1E49"/>
    <w:rsid w:val="007E1FAD"/>
    <w:rsid w:val="007E20CF"/>
    <w:rsid w:val="007E23E5"/>
    <w:rsid w:val="007E26DD"/>
    <w:rsid w:val="007E278F"/>
    <w:rsid w:val="007E29F3"/>
    <w:rsid w:val="007E2A2F"/>
    <w:rsid w:val="007E2A91"/>
    <w:rsid w:val="007E2C6C"/>
    <w:rsid w:val="007E2CA8"/>
    <w:rsid w:val="007E2E2C"/>
    <w:rsid w:val="007E2F01"/>
    <w:rsid w:val="007E30D4"/>
    <w:rsid w:val="007E3206"/>
    <w:rsid w:val="007E322F"/>
    <w:rsid w:val="007E3237"/>
    <w:rsid w:val="007E32AE"/>
    <w:rsid w:val="007E33EC"/>
    <w:rsid w:val="007E3411"/>
    <w:rsid w:val="007E35D1"/>
    <w:rsid w:val="007E35FB"/>
    <w:rsid w:val="007E36A3"/>
    <w:rsid w:val="007E3BE4"/>
    <w:rsid w:val="007E3C7A"/>
    <w:rsid w:val="007E3D66"/>
    <w:rsid w:val="007E3DC0"/>
    <w:rsid w:val="007E45B3"/>
    <w:rsid w:val="007E4632"/>
    <w:rsid w:val="007E4722"/>
    <w:rsid w:val="007E490A"/>
    <w:rsid w:val="007E4E68"/>
    <w:rsid w:val="007E4F1E"/>
    <w:rsid w:val="007E51EE"/>
    <w:rsid w:val="007E527D"/>
    <w:rsid w:val="007E5304"/>
    <w:rsid w:val="007E54DD"/>
    <w:rsid w:val="007E5791"/>
    <w:rsid w:val="007E5AA1"/>
    <w:rsid w:val="007E5C34"/>
    <w:rsid w:val="007E5CA8"/>
    <w:rsid w:val="007E617F"/>
    <w:rsid w:val="007E61BA"/>
    <w:rsid w:val="007E61FB"/>
    <w:rsid w:val="007E645B"/>
    <w:rsid w:val="007E6590"/>
    <w:rsid w:val="007E68D4"/>
    <w:rsid w:val="007E69F3"/>
    <w:rsid w:val="007E6AE1"/>
    <w:rsid w:val="007E7135"/>
    <w:rsid w:val="007E73F4"/>
    <w:rsid w:val="007E77B3"/>
    <w:rsid w:val="007E79FA"/>
    <w:rsid w:val="007E7A35"/>
    <w:rsid w:val="007E7B38"/>
    <w:rsid w:val="007E7DF6"/>
    <w:rsid w:val="007E7F20"/>
    <w:rsid w:val="007E7F7A"/>
    <w:rsid w:val="007F0153"/>
    <w:rsid w:val="007F0318"/>
    <w:rsid w:val="007F0452"/>
    <w:rsid w:val="007F06B2"/>
    <w:rsid w:val="007F06D8"/>
    <w:rsid w:val="007F07A4"/>
    <w:rsid w:val="007F0A0F"/>
    <w:rsid w:val="007F0AC8"/>
    <w:rsid w:val="007F0C5A"/>
    <w:rsid w:val="007F11C8"/>
    <w:rsid w:val="007F12F3"/>
    <w:rsid w:val="007F1383"/>
    <w:rsid w:val="007F138A"/>
    <w:rsid w:val="007F16D6"/>
    <w:rsid w:val="007F17F1"/>
    <w:rsid w:val="007F1903"/>
    <w:rsid w:val="007F1A87"/>
    <w:rsid w:val="007F1B23"/>
    <w:rsid w:val="007F1B87"/>
    <w:rsid w:val="007F1DC2"/>
    <w:rsid w:val="007F1E97"/>
    <w:rsid w:val="007F1EF6"/>
    <w:rsid w:val="007F1F7C"/>
    <w:rsid w:val="007F2218"/>
    <w:rsid w:val="007F24BC"/>
    <w:rsid w:val="007F2509"/>
    <w:rsid w:val="007F264E"/>
    <w:rsid w:val="007F26C1"/>
    <w:rsid w:val="007F277F"/>
    <w:rsid w:val="007F2843"/>
    <w:rsid w:val="007F2967"/>
    <w:rsid w:val="007F29CE"/>
    <w:rsid w:val="007F2E3F"/>
    <w:rsid w:val="007F312F"/>
    <w:rsid w:val="007F3158"/>
    <w:rsid w:val="007F320D"/>
    <w:rsid w:val="007F32B6"/>
    <w:rsid w:val="007F35B5"/>
    <w:rsid w:val="007F3771"/>
    <w:rsid w:val="007F390F"/>
    <w:rsid w:val="007F3998"/>
    <w:rsid w:val="007F3B05"/>
    <w:rsid w:val="007F3CF0"/>
    <w:rsid w:val="007F3D42"/>
    <w:rsid w:val="007F3DF9"/>
    <w:rsid w:val="007F3E92"/>
    <w:rsid w:val="007F401D"/>
    <w:rsid w:val="007F4153"/>
    <w:rsid w:val="007F439B"/>
    <w:rsid w:val="007F443D"/>
    <w:rsid w:val="007F449B"/>
    <w:rsid w:val="007F45F5"/>
    <w:rsid w:val="007F46D7"/>
    <w:rsid w:val="007F48BB"/>
    <w:rsid w:val="007F4CE8"/>
    <w:rsid w:val="007F4D3D"/>
    <w:rsid w:val="007F5274"/>
    <w:rsid w:val="007F54CB"/>
    <w:rsid w:val="007F5699"/>
    <w:rsid w:val="007F59DC"/>
    <w:rsid w:val="007F5B79"/>
    <w:rsid w:val="007F5C51"/>
    <w:rsid w:val="007F63CC"/>
    <w:rsid w:val="007F66F1"/>
    <w:rsid w:val="007F6936"/>
    <w:rsid w:val="007F6B8A"/>
    <w:rsid w:val="007F7104"/>
    <w:rsid w:val="007F723D"/>
    <w:rsid w:val="007F7256"/>
    <w:rsid w:val="007F752F"/>
    <w:rsid w:val="007F766B"/>
    <w:rsid w:val="007F77A5"/>
    <w:rsid w:val="007F7DD3"/>
    <w:rsid w:val="007F7E93"/>
    <w:rsid w:val="0080020B"/>
    <w:rsid w:val="0080030E"/>
    <w:rsid w:val="0080032F"/>
    <w:rsid w:val="00800786"/>
    <w:rsid w:val="00800AA5"/>
    <w:rsid w:val="00800BF5"/>
    <w:rsid w:val="00800DB3"/>
    <w:rsid w:val="00800F1B"/>
    <w:rsid w:val="00800F29"/>
    <w:rsid w:val="00801023"/>
    <w:rsid w:val="008010CA"/>
    <w:rsid w:val="00801241"/>
    <w:rsid w:val="00801403"/>
    <w:rsid w:val="00801821"/>
    <w:rsid w:val="00801933"/>
    <w:rsid w:val="0080199E"/>
    <w:rsid w:val="00801A0D"/>
    <w:rsid w:val="008020BA"/>
    <w:rsid w:val="008020C3"/>
    <w:rsid w:val="008022CF"/>
    <w:rsid w:val="00802336"/>
    <w:rsid w:val="0080284C"/>
    <w:rsid w:val="008028ED"/>
    <w:rsid w:val="00802BF5"/>
    <w:rsid w:val="00802C40"/>
    <w:rsid w:val="00802C7A"/>
    <w:rsid w:val="00802F13"/>
    <w:rsid w:val="00802F5F"/>
    <w:rsid w:val="00803109"/>
    <w:rsid w:val="00803166"/>
    <w:rsid w:val="00803581"/>
    <w:rsid w:val="00803E0B"/>
    <w:rsid w:val="00804272"/>
    <w:rsid w:val="0080434F"/>
    <w:rsid w:val="0080453B"/>
    <w:rsid w:val="00804739"/>
    <w:rsid w:val="00804744"/>
    <w:rsid w:val="0080487E"/>
    <w:rsid w:val="008048E4"/>
    <w:rsid w:val="008049F1"/>
    <w:rsid w:val="008050B1"/>
    <w:rsid w:val="008050CF"/>
    <w:rsid w:val="008051C3"/>
    <w:rsid w:val="00805251"/>
    <w:rsid w:val="00805441"/>
    <w:rsid w:val="0080564A"/>
    <w:rsid w:val="0080578C"/>
    <w:rsid w:val="0080597F"/>
    <w:rsid w:val="00805B46"/>
    <w:rsid w:val="00805EDA"/>
    <w:rsid w:val="00806008"/>
    <w:rsid w:val="00806102"/>
    <w:rsid w:val="00806392"/>
    <w:rsid w:val="00806780"/>
    <w:rsid w:val="008069DC"/>
    <w:rsid w:val="008069E2"/>
    <w:rsid w:val="00806AD2"/>
    <w:rsid w:val="00806B58"/>
    <w:rsid w:val="00806C71"/>
    <w:rsid w:val="00807250"/>
    <w:rsid w:val="00807828"/>
    <w:rsid w:val="0080790F"/>
    <w:rsid w:val="00807B27"/>
    <w:rsid w:val="00807DC5"/>
    <w:rsid w:val="008100C6"/>
    <w:rsid w:val="00810360"/>
    <w:rsid w:val="0081052C"/>
    <w:rsid w:val="008106B8"/>
    <w:rsid w:val="00810B9E"/>
    <w:rsid w:val="008110AD"/>
    <w:rsid w:val="00811262"/>
    <w:rsid w:val="00811333"/>
    <w:rsid w:val="00811944"/>
    <w:rsid w:val="00811D44"/>
    <w:rsid w:val="00811EC8"/>
    <w:rsid w:val="00811EE1"/>
    <w:rsid w:val="00811EF7"/>
    <w:rsid w:val="00812345"/>
    <w:rsid w:val="0081234D"/>
    <w:rsid w:val="0081268E"/>
    <w:rsid w:val="008126A5"/>
    <w:rsid w:val="00812756"/>
    <w:rsid w:val="00812B35"/>
    <w:rsid w:val="008133D9"/>
    <w:rsid w:val="008139D0"/>
    <w:rsid w:val="00813D03"/>
    <w:rsid w:val="00813D64"/>
    <w:rsid w:val="00813D98"/>
    <w:rsid w:val="00814249"/>
    <w:rsid w:val="00814488"/>
    <w:rsid w:val="0081452F"/>
    <w:rsid w:val="008145F2"/>
    <w:rsid w:val="00814776"/>
    <w:rsid w:val="00814881"/>
    <w:rsid w:val="008148D5"/>
    <w:rsid w:val="00814A48"/>
    <w:rsid w:val="00814C32"/>
    <w:rsid w:val="008155F6"/>
    <w:rsid w:val="0081573F"/>
    <w:rsid w:val="00815777"/>
    <w:rsid w:val="00815BCB"/>
    <w:rsid w:val="00815C4E"/>
    <w:rsid w:val="00815D2E"/>
    <w:rsid w:val="00815FA5"/>
    <w:rsid w:val="00816046"/>
    <w:rsid w:val="008161AB"/>
    <w:rsid w:val="00816479"/>
    <w:rsid w:val="00816494"/>
    <w:rsid w:val="00816743"/>
    <w:rsid w:val="008167C2"/>
    <w:rsid w:val="008167F0"/>
    <w:rsid w:val="008169B4"/>
    <w:rsid w:val="008169DF"/>
    <w:rsid w:val="00816B1D"/>
    <w:rsid w:val="00816E31"/>
    <w:rsid w:val="00816EC8"/>
    <w:rsid w:val="0081700A"/>
    <w:rsid w:val="008171FE"/>
    <w:rsid w:val="00817325"/>
    <w:rsid w:val="00817576"/>
    <w:rsid w:val="0081765C"/>
    <w:rsid w:val="00817908"/>
    <w:rsid w:val="00817986"/>
    <w:rsid w:val="00817B9C"/>
    <w:rsid w:val="00817B9F"/>
    <w:rsid w:val="00817D1E"/>
    <w:rsid w:val="00817DDC"/>
    <w:rsid w:val="00817DE8"/>
    <w:rsid w:val="00817EC1"/>
    <w:rsid w:val="00817ECD"/>
    <w:rsid w:val="00817F35"/>
    <w:rsid w:val="008203DE"/>
    <w:rsid w:val="00820835"/>
    <w:rsid w:val="00820944"/>
    <w:rsid w:val="00820A05"/>
    <w:rsid w:val="00820E5D"/>
    <w:rsid w:val="00820EFA"/>
    <w:rsid w:val="00821420"/>
    <w:rsid w:val="008215D8"/>
    <w:rsid w:val="008219F0"/>
    <w:rsid w:val="00821E40"/>
    <w:rsid w:val="00821F5A"/>
    <w:rsid w:val="00822149"/>
    <w:rsid w:val="00822218"/>
    <w:rsid w:val="0082244E"/>
    <w:rsid w:val="008225A5"/>
    <w:rsid w:val="00822660"/>
    <w:rsid w:val="00822920"/>
    <w:rsid w:val="00822E0B"/>
    <w:rsid w:val="00823008"/>
    <w:rsid w:val="008230CD"/>
    <w:rsid w:val="008232DE"/>
    <w:rsid w:val="00823472"/>
    <w:rsid w:val="0082384B"/>
    <w:rsid w:val="00823EE8"/>
    <w:rsid w:val="008240A9"/>
    <w:rsid w:val="00824136"/>
    <w:rsid w:val="00824359"/>
    <w:rsid w:val="0082453B"/>
    <w:rsid w:val="008245BF"/>
    <w:rsid w:val="00824622"/>
    <w:rsid w:val="00824655"/>
    <w:rsid w:val="00824738"/>
    <w:rsid w:val="00824757"/>
    <w:rsid w:val="00824800"/>
    <w:rsid w:val="008251D6"/>
    <w:rsid w:val="008253F2"/>
    <w:rsid w:val="0082540F"/>
    <w:rsid w:val="0082566A"/>
    <w:rsid w:val="00825862"/>
    <w:rsid w:val="00825A3B"/>
    <w:rsid w:val="00825AF1"/>
    <w:rsid w:val="00825BDE"/>
    <w:rsid w:val="00825E2E"/>
    <w:rsid w:val="008263E4"/>
    <w:rsid w:val="0082651B"/>
    <w:rsid w:val="00826712"/>
    <w:rsid w:val="00826769"/>
    <w:rsid w:val="008268BC"/>
    <w:rsid w:val="00826E7D"/>
    <w:rsid w:val="00826ECB"/>
    <w:rsid w:val="00827053"/>
    <w:rsid w:val="00827089"/>
    <w:rsid w:val="0082721D"/>
    <w:rsid w:val="00827254"/>
    <w:rsid w:val="008272F5"/>
    <w:rsid w:val="008276BA"/>
    <w:rsid w:val="00827772"/>
    <w:rsid w:val="0082777A"/>
    <w:rsid w:val="0082784D"/>
    <w:rsid w:val="008279BF"/>
    <w:rsid w:val="00827C93"/>
    <w:rsid w:val="00827DA4"/>
    <w:rsid w:val="00827FCD"/>
    <w:rsid w:val="008301BF"/>
    <w:rsid w:val="008301EF"/>
    <w:rsid w:val="008302B1"/>
    <w:rsid w:val="00830511"/>
    <w:rsid w:val="0083054B"/>
    <w:rsid w:val="00830F1B"/>
    <w:rsid w:val="00830FD0"/>
    <w:rsid w:val="00830FF4"/>
    <w:rsid w:val="008311B1"/>
    <w:rsid w:val="008311B9"/>
    <w:rsid w:val="00831602"/>
    <w:rsid w:val="00831666"/>
    <w:rsid w:val="008316F6"/>
    <w:rsid w:val="00831705"/>
    <w:rsid w:val="00831813"/>
    <w:rsid w:val="00831837"/>
    <w:rsid w:val="00831A21"/>
    <w:rsid w:val="00831AFB"/>
    <w:rsid w:val="00831C55"/>
    <w:rsid w:val="00831C98"/>
    <w:rsid w:val="00831E17"/>
    <w:rsid w:val="0083203A"/>
    <w:rsid w:val="0083204C"/>
    <w:rsid w:val="0083205F"/>
    <w:rsid w:val="008322A5"/>
    <w:rsid w:val="0083236A"/>
    <w:rsid w:val="00832387"/>
    <w:rsid w:val="00832395"/>
    <w:rsid w:val="00832418"/>
    <w:rsid w:val="00832563"/>
    <w:rsid w:val="008327A8"/>
    <w:rsid w:val="008328BB"/>
    <w:rsid w:val="008328EB"/>
    <w:rsid w:val="008328F8"/>
    <w:rsid w:val="00832A55"/>
    <w:rsid w:val="00832C16"/>
    <w:rsid w:val="008330EC"/>
    <w:rsid w:val="008333F4"/>
    <w:rsid w:val="00833872"/>
    <w:rsid w:val="00833A7F"/>
    <w:rsid w:val="00833B35"/>
    <w:rsid w:val="00833CF6"/>
    <w:rsid w:val="00833DF0"/>
    <w:rsid w:val="008341F8"/>
    <w:rsid w:val="00834352"/>
    <w:rsid w:val="0083437E"/>
    <w:rsid w:val="008343ED"/>
    <w:rsid w:val="00834585"/>
    <w:rsid w:val="0083461D"/>
    <w:rsid w:val="00834851"/>
    <w:rsid w:val="00834878"/>
    <w:rsid w:val="008348CE"/>
    <w:rsid w:val="008348FA"/>
    <w:rsid w:val="00834A91"/>
    <w:rsid w:val="00834B50"/>
    <w:rsid w:val="00834F45"/>
    <w:rsid w:val="00834F4B"/>
    <w:rsid w:val="00835030"/>
    <w:rsid w:val="0083520D"/>
    <w:rsid w:val="00835264"/>
    <w:rsid w:val="00835290"/>
    <w:rsid w:val="008355EC"/>
    <w:rsid w:val="008358FD"/>
    <w:rsid w:val="0083597B"/>
    <w:rsid w:val="00835A52"/>
    <w:rsid w:val="00835ABB"/>
    <w:rsid w:val="00835BD4"/>
    <w:rsid w:val="00835CB9"/>
    <w:rsid w:val="00835D14"/>
    <w:rsid w:val="00835DA0"/>
    <w:rsid w:val="00835EE3"/>
    <w:rsid w:val="008360CC"/>
    <w:rsid w:val="00836141"/>
    <w:rsid w:val="008361AF"/>
    <w:rsid w:val="008361DE"/>
    <w:rsid w:val="0083621C"/>
    <w:rsid w:val="00836256"/>
    <w:rsid w:val="0083644D"/>
    <w:rsid w:val="00836501"/>
    <w:rsid w:val="008366C2"/>
    <w:rsid w:val="00836732"/>
    <w:rsid w:val="00836F12"/>
    <w:rsid w:val="00837069"/>
    <w:rsid w:val="00837076"/>
    <w:rsid w:val="0083758A"/>
    <w:rsid w:val="0083766E"/>
    <w:rsid w:val="008376E6"/>
    <w:rsid w:val="00837B62"/>
    <w:rsid w:val="00837CE0"/>
    <w:rsid w:val="00837F11"/>
    <w:rsid w:val="0084042B"/>
    <w:rsid w:val="008404D5"/>
    <w:rsid w:val="00840734"/>
    <w:rsid w:val="008407FE"/>
    <w:rsid w:val="00840C1E"/>
    <w:rsid w:val="00840D87"/>
    <w:rsid w:val="00840E6C"/>
    <w:rsid w:val="0084108B"/>
    <w:rsid w:val="00841464"/>
    <w:rsid w:val="008414A0"/>
    <w:rsid w:val="008414CD"/>
    <w:rsid w:val="008414D9"/>
    <w:rsid w:val="0084154C"/>
    <w:rsid w:val="008416AE"/>
    <w:rsid w:val="008417ED"/>
    <w:rsid w:val="00841950"/>
    <w:rsid w:val="00841B75"/>
    <w:rsid w:val="0084208F"/>
    <w:rsid w:val="00842164"/>
    <w:rsid w:val="008426F3"/>
    <w:rsid w:val="008426FB"/>
    <w:rsid w:val="008427DA"/>
    <w:rsid w:val="00842A47"/>
    <w:rsid w:val="00842F92"/>
    <w:rsid w:val="00843043"/>
    <w:rsid w:val="00843386"/>
    <w:rsid w:val="008434E7"/>
    <w:rsid w:val="00843681"/>
    <w:rsid w:val="00843760"/>
    <w:rsid w:val="00843776"/>
    <w:rsid w:val="0084387A"/>
    <w:rsid w:val="008438A7"/>
    <w:rsid w:val="00843B09"/>
    <w:rsid w:val="00843CFB"/>
    <w:rsid w:val="00843DA8"/>
    <w:rsid w:val="00844013"/>
    <w:rsid w:val="00844444"/>
    <w:rsid w:val="00844574"/>
    <w:rsid w:val="00844841"/>
    <w:rsid w:val="00844A55"/>
    <w:rsid w:val="00844A8E"/>
    <w:rsid w:val="00844B3E"/>
    <w:rsid w:val="00844B5D"/>
    <w:rsid w:val="00844D35"/>
    <w:rsid w:val="00844E65"/>
    <w:rsid w:val="00844FB2"/>
    <w:rsid w:val="00845078"/>
    <w:rsid w:val="00845282"/>
    <w:rsid w:val="00845392"/>
    <w:rsid w:val="008456A7"/>
    <w:rsid w:val="00845AA8"/>
    <w:rsid w:val="00846028"/>
    <w:rsid w:val="008460C3"/>
    <w:rsid w:val="00846173"/>
    <w:rsid w:val="0084629B"/>
    <w:rsid w:val="008463B5"/>
    <w:rsid w:val="008463EA"/>
    <w:rsid w:val="00846402"/>
    <w:rsid w:val="008467A6"/>
    <w:rsid w:val="008467E8"/>
    <w:rsid w:val="00846BA9"/>
    <w:rsid w:val="00846BFD"/>
    <w:rsid w:val="008470A0"/>
    <w:rsid w:val="00847118"/>
    <w:rsid w:val="0084718F"/>
    <w:rsid w:val="00847370"/>
    <w:rsid w:val="00847432"/>
    <w:rsid w:val="008476A3"/>
    <w:rsid w:val="00847853"/>
    <w:rsid w:val="00847863"/>
    <w:rsid w:val="0084788C"/>
    <w:rsid w:val="0084789A"/>
    <w:rsid w:val="00847ACC"/>
    <w:rsid w:val="00847CA8"/>
    <w:rsid w:val="00847E64"/>
    <w:rsid w:val="00847F1A"/>
    <w:rsid w:val="0085009D"/>
    <w:rsid w:val="008502E1"/>
    <w:rsid w:val="008506CC"/>
    <w:rsid w:val="008508BD"/>
    <w:rsid w:val="00850ACF"/>
    <w:rsid w:val="00850C98"/>
    <w:rsid w:val="00850D16"/>
    <w:rsid w:val="00850D3C"/>
    <w:rsid w:val="00850E7E"/>
    <w:rsid w:val="00850F55"/>
    <w:rsid w:val="00850F7F"/>
    <w:rsid w:val="0085116D"/>
    <w:rsid w:val="0085122F"/>
    <w:rsid w:val="008515F4"/>
    <w:rsid w:val="00851707"/>
    <w:rsid w:val="0085179A"/>
    <w:rsid w:val="00851888"/>
    <w:rsid w:val="008519D3"/>
    <w:rsid w:val="00851A14"/>
    <w:rsid w:val="00851B9D"/>
    <w:rsid w:val="00851BB8"/>
    <w:rsid w:val="00851C1F"/>
    <w:rsid w:val="00851C80"/>
    <w:rsid w:val="00851DEC"/>
    <w:rsid w:val="008521FE"/>
    <w:rsid w:val="00852DE8"/>
    <w:rsid w:val="00852F90"/>
    <w:rsid w:val="0085309D"/>
    <w:rsid w:val="00853365"/>
    <w:rsid w:val="008533A9"/>
    <w:rsid w:val="008535F0"/>
    <w:rsid w:val="008537E9"/>
    <w:rsid w:val="0085380D"/>
    <w:rsid w:val="0085384E"/>
    <w:rsid w:val="00853F4D"/>
    <w:rsid w:val="00853FB9"/>
    <w:rsid w:val="0085412D"/>
    <w:rsid w:val="008541A8"/>
    <w:rsid w:val="0085423A"/>
    <w:rsid w:val="008543D6"/>
    <w:rsid w:val="00854567"/>
    <w:rsid w:val="00854587"/>
    <w:rsid w:val="008545FA"/>
    <w:rsid w:val="00854724"/>
    <w:rsid w:val="0085477A"/>
    <w:rsid w:val="0085484B"/>
    <w:rsid w:val="00854954"/>
    <w:rsid w:val="00854A94"/>
    <w:rsid w:val="00854BB9"/>
    <w:rsid w:val="00854C26"/>
    <w:rsid w:val="00854C74"/>
    <w:rsid w:val="00854DAC"/>
    <w:rsid w:val="00854DB0"/>
    <w:rsid w:val="00854DC1"/>
    <w:rsid w:val="00855272"/>
    <w:rsid w:val="008553E7"/>
    <w:rsid w:val="008554BF"/>
    <w:rsid w:val="008554CD"/>
    <w:rsid w:val="00855695"/>
    <w:rsid w:val="008556EA"/>
    <w:rsid w:val="00855733"/>
    <w:rsid w:val="00855745"/>
    <w:rsid w:val="00855914"/>
    <w:rsid w:val="00855AE1"/>
    <w:rsid w:val="00855CBC"/>
    <w:rsid w:val="008562B1"/>
    <w:rsid w:val="008562F5"/>
    <w:rsid w:val="008566C5"/>
    <w:rsid w:val="00856A0D"/>
    <w:rsid w:val="00856A83"/>
    <w:rsid w:val="00856F37"/>
    <w:rsid w:val="00857039"/>
    <w:rsid w:val="00857365"/>
    <w:rsid w:val="00857376"/>
    <w:rsid w:val="00857408"/>
    <w:rsid w:val="0085741A"/>
    <w:rsid w:val="008577FE"/>
    <w:rsid w:val="008578BC"/>
    <w:rsid w:val="008578E8"/>
    <w:rsid w:val="00857937"/>
    <w:rsid w:val="00857980"/>
    <w:rsid w:val="008579F4"/>
    <w:rsid w:val="00857D3E"/>
    <w:rsid w:val="00857FED"/>
    <w:rsid w:val="008600E5"/>
    <w:rsid w:val="008603AA"/>
    <w:rsid w:val="00860464"/>
    <w:rsid w:val="0086080E"/>
    <w:rsid w:val="00860C13"/>
    <w:rsid w:val="00860CE4"/>
    <w:rsid w:val="00861291"/>
    <w:rsid w:val="00861545"/>
    <w:rsid w:val="00861815"/>
    <w:rsid w:val="008618EE"/>
    <w:rsid w:val="00861CCE"/>
    <w:rsid w:val="00861D96"/>
    <w:rsid w:val="0086210E"/>
    <w:rsid w:val="00862278"/>
    <w:rsid w:val="0086237C"/>
    <w:rsid w:val="0086244F"/>
    <w:rsid w:val="0086250E"/>
    <w:rsid w:val="00862800"/>
    <w:rsid w:val="00862916"/>
    <w:rsid w:val="00862A57"/>
    <w:rsid w:val="00862AE6"/>
    <w:rsid w:val="00862C6F"/>
    <w:rsid w:val="00862CC8"/>
    <w:rsid w:val="00862F7A"/>
    <w:rsid w:val="00863132"/>
    <w:rsid w:val="0086328D"/>
    <w:rsid w:val="008638ED"/>
    <w:rsid w:val="008639CA"/>
    <w:rsid w:val="008639EC"/>
    <w:rsid w:val="00863A77"/>
    <w:rsid w:val="00863A9B"/>
    <w:rsid w:val="00863C21"/>
    <w:rsid w:val="00863C37"/>
    <w:rsid w:val="00863D84"/>
    <w:rsid w:val="00863E1E"/>
    <w:rsid w:val="008640FA"/>
    <w:rsid w:val="00864135"/>
    <w:rsid w:val="008644CD"/>
    <w:rsid w:val="008645A2"/>
    <w:rsid w:val="00864B41"/>
    <w:rsid w:val="00864C03"/>
    <w:rsid w:val="00864C4D"/>
    <w:rsid w:val="00864E4C"/>
    <w:rsid w:val="008651A1"/>
    <w:rsid w:val="00865248"/>
    <w:rsid w:val="0086574B"/>
    <w:rsid w:val="00865C30"/>
    <w:rsid w:val="00865CF0"/>
    <w:rsid w:val="00865F6C"/>
    <w:rsid w:val="00866304"/>
    <w:rsid w:val="0086653C"/>
    <w:rsid w:val="00866654"/>
    <w:rsid w:val="00866719"/>
    <w:rsid w:val="00866739"/>
    <w:rsid w:val="0086687C"/>
    <w:rsid w:val="008669A1"/>
    <w:rsid w:val="00866AF3"/>
    <w:rsid w:val="00866C43"/>
    <w:rsid w:val="00866C61"/>
    <w:rsid w:val="00866CA2"/>
    <w:rsid w:val="0086709F"/>
    <w:rsid w:val="008670C9"/>
    <w:rsid w:val="00867193"/>
    <w:rsid w:val="008671A5"/>
    <w:rsid w:val="00867842"/>
    <w:rsid w:val="00867AAF"/>
    <w:rsid w:val="00867B28"/>
    <w:rsid w:val="00867B7A"/>
    <w:rsid w:val="00867BFB"/>
    <w:rsid w:val="00867D28"/>
    <w:rsid w:val="00867E91"/>
    <w:rsid w:val="00867EE0"/>
    <w:rsid w:val="0087007D"/>
    <w:rsid w:val="00870190"/>
    <w:rsid w:val="00870497"/>
    <w:rsid w:val="0087085E"/>
    <w:rsid w:val="008708CF"/>
    <w:rsid w:val="008708ED"/>
    <w:rsid w:val="00870EF3"/>
    <w:rsid w:val="008710E9"/>
    <w:rsid w:val="00871186"/>
    <w:rsid w:val="008715C5"/>
    <w:rsid w:val="008718CA"/>
    <w:rsid w:val="008719F7"/>
    <w:rsid w:val="00871E08"/>
    <w:rsid w:val="00871FDF"/>
    <w:rsid w:val="008723EB"/>
    <w:rsid w:val="0087241D"/>
    <w:rsid w:val="00872519"/>
    <w:rsid w:val="00872742"/>
    <w:rsid w:val="00872AA4"/>
    <w:rsid w:val="00872B0C"/>
    <w:rsid w:val="00872B36"/>
    <w:rsid w:val="008730F0"/>
    <w:rsid w:val="00873350"/>
    <w:rsid w:val="00873434"/>
    <w:rsid w:val="00873494"/>
    <w:rsid w:val="00873524"/>
    <w:rsid w:val="0087373B"/>
    <w:rsid w:val="0087374B"/>
    <w:rsid w:val="008737AA"/>
    <w:rsid w:val="008738C4"/>
    <w:rsid w:val="008738FD"/>
    <w:rsid w:val="00873C08"/>
    <w:rsid w:val="00873C2D"/>
    <w:rsid w:val="00873DEA"/>
    <w:rsid w:val="00873E6A"/>
    <w:rsid w:val="0087406A"/>
    <w:rsid w:val="0087408D"/>
    <w:rsid w:val="008740F9"/>
    <w:rsid w:val="00874286"/>
    <w:rsid w:val="0087445B"/>
    <w:rsid w:val="00874927"/>
    <w:rsid w:val="00874C1B"/>
    <w:rsid w:val="00874EB9"/>
    <w:rsid w:val="00875241"/>
    <w:rsid w:val="00875251"/>
    <w:rsid w:val="008755F7"/>
    <w:rsid w:val="008758EF"/>
    <w:rsid w:val="00875A0E"/>
    <w:rsid w:val="00875C9D"/>
    <w:rsid w:val="00875E41"/>
    <w:rsid w:val="00875F50"/>
    <w:rsid w:val="008762C0"/>
    <w:rsid w:val="008764C5"/>
    <w:rsid w:val="008766C0"/>
    <w:rsid w:val="0087684E"/>
    <w:rsid w:val="008769DA"/>
    <w:rsid w:val="00876A83"/>
    <w:rsid w:val="00876D3E"/>
    <w:rsid w:val="0087761B"/>
    <w:rsid w:val="00877A07"/>
    <w:rsid w:val="00877A3D"/>
    <w:rsid w:val="00877B23"/>
    <w:rsid w:val="00877CA0"/>
    <w:rsid w:val="00877F52"/>
    <w:rsid w:val="00877F55"/>
    <w:rsid w:val="00877F6B"/>
    <w:rsid w:val="00880515"/>
    <w:rsid w:val="0088070D"/>
    <w:rsid w:val="0088077E"/>
    <w:rsid w:val="0088087D"/>
    <w:rsid w:val="00880B26"/>
    <w:rsid w:val="00880CE5"/>
    <w:rsid w:val="00880FFE"/>
    <w:rsid w:val="00881297"/>
    <w:rsid w:val="00881715"/>
    <w:rsid w:val="00881744"/>
    <w:rsid w:val="0088186C"/>
    <w:rsid w:val="008818E8"/>
    <w:rsid w:val="00881A02"/>
    <w:rsid w:val="00881C0E"/>
    <w:rsid w:val="00881EC9"/>
    <w:rsid w:val="00882260"/>
    <w:rsid w:val="008823F2"/>
    <w:rsid w:val="008825C0"/>
    <w:rsid w:val="00882636"/>
    <w:rsid w:val="0088292A"/>
    <w:rsid w:val="00882B08"/>
    <w:rsid w:val="00882D22"/>
    <w:rsid w:val="008831B1"/>
    <w:rsid w:val="00883591"/>
    <w:rsid w:val="00883900"/>
    <w:rsid w:val="00883A86"/>
    <w:rsid w:val="00883CD3"/>
    <w:rsid w:val="00883F34"/>
    <w:rsid w:val="00883F5E"/>
    <w:rsid w:val="00884361"/>
    <w:rsid w:val="0088438D"/>
    <w:rsid w:val="00884495"/>
    <w:rsid w:val="00884951"/>
    <w:rsid w:val="00884D09"/>
    <w:rsid w:val="00884D8A"/>
    <w:rsid w:val="00885083"/>
    <w:rsid w:val="008851F6"/>
    <w:rsid w:val="00885525"/>
    <w:rsid w:val="00885632"/>
    <w:rsid w:val="00885763"/>
    <w:rsid w:val="0088588A"/>
    <w:rsid w:val="00885B7F"/>
    <w:rsid w:val="00885CC8"/>
    <w:rsid w:val="00885F09"/>
    <w:rsid w:val="00886354"/>
    <w:rsid w:val="00886358"/>
    <w:rsid w:val="0088640F"/>
    <w:rsid w:val="00886A8F"/>
    <w:rsid w:val="00886B76"/>
    <w:rsid w:val="00886C94"/>
    <w:rsid w:val="00886CF6"/>
    <w:rsid w:val="00886D32"/>
    <w:rsid w:val="00886F9D"/>
    <w:rsid w:val="0088710F"/>
    <w:rsid w:val="00887145"/>
    <w:rsid w:val="008872AF"/>
    <w:rsid w:val="0088744A"/>
    <w:rsid w:val="0088748D"/>
    <w:rsid w:val="00887496"/>
    <w:rsid w:val="008878C6"/>
    <w:rsid w:val="00887B0B"/>
    <w:rsid w:val="00887C02"/>
    <w:rsid w:val="00887FCF"/>
    <w:rsid w:val="0089029A"/>
    <w:rsid w:val="0089046A"/>
    <w:rsid w:val="0089055F"/>
    <w:rsid w:val="00890588"/>
    <w:rsid w:val="00890679"/>
    <w:rsid w:val="0089071B"/>
    <w:rsid w:val="00890736"/>
    <w:rsid w:val="0089074C"/>
    <w:rsid w:val="00890B78"/>
    <w:rsid w:val="00890BF4"/>
    <w:rsid w:val="00890D6B"/>
    <w:rsid w:val="00890FB6"/>
    <w:rsid w:val="008912C9"/>
    <w:rsid w:val="008913F5"/>
    <w:rsid w:val="008917F8"/>
    <w:rsid w:val="00891854"/>
    <w:rsid w:val="00891879"/>
    <w:rsid w:val="00891EBE"/>
    <w:rsid w:val="00891F25"/>
    <w:rsid w:val="00891F2C"/>
    <w:rsid w:val="00892142"/>
    <w:rsid w:val="00892369"/>
    <w:rsid w:val="0089265E"/>
    <w:rsid w:val="0089292A"/>
    <w:rsid w:val="0089292B"/>
    <w:rsid w:val="00892C99"/>
    <w:rsid w:val="00892E99"/>
    <w:rsid w:val="00893108"/>
    <w:rsid w:val="00893133"/>
    <w:rsid w:val="008933CC"/>
    <w:rsid w:val="00893477"/>
    <w:rsid w:val="0089378A"/>
    <w:rsid w:val="00893836"/>
    <w:rsid w:val="00893C1A"/>
    <w:rsid w:val="00893E23"/>
    <w:rsid w:val="00893F84"/>
    <w:rsid w:val="00894315"/>
    <w:rsid w:val="008943AC"/>
    <w:rsid w:val="0089447A"/>
    <w:rsid w:val="00894625"/>
    <w:rsid w:val="008946BA"/>
    <w:rsid w:val="00894854"/>
    <w:rsid w:val="00894B65"/>
    <w:rsid w:val="00894DF5"/>
    <w:rsid w:val="008951C1"/>
    <w:rsid w:val="008953BB"/>
    <w:rsid w:val="00895595"/>
    <w:rsid w:val="00895B5D"/>
    <w:rsid w:val="00895CA4"/>
    <w:rsid w:val="00895DD4"/>
    <w:rsid w:val="00895E2D"/>
    <w:rsid w:val="00896306"/>
    <w:rsid w:val="00896520"/>
    <w:rsid w:val="008967B3"/>
    <w:rsid w:val="008968C7"/>
    <w:rsid w:val="0089696F"/>
    <w:rsid w:val="00896AEA"/>
    <w:rsid w:val="00896AEB"/>
    <w:rsid w:val="00896CB2"/>
    <w:rsid w:val="00897016"/>
    <w:rsid w:val="0089703A"/>
    <w:rsid w:val="008971B0"/>
    <w:rsid w:val="008971B2"/>
    <w:rsid w:val="0089771A"/>
    <w:rsid w:val="00897831"/>
    <w:rsid w:val="00897873"/>
    <w:rsid w:val="0089788E"/>
    <w:rsid w:val="00897C00"/>
    <w:rsid w:val="00897D45"/>
    <w:rsid w:val="008A002B"/>
    <w:rsid w:val="008A002C"/>
    <w:rsid w:val="008A01BD"/>
    <w:rsid w:val="008A0430"/>
    <w:rsid w:val="008A04B6"/>
    <w:rsid w:val="008A06B4"/>
    <w:rsid w:val="008A0972"/>
    <w:rsid w:val="008A097F"/>
    <w:rsid w:val="008A0B75"/>
    <w:rsid w:val="008A0FEE"/>
    <w:rsid w:val="008A1459"/>
    <w:rsid w:val="008A1555"/>
    <w:rsid w:val="008A191F"/>
    <w:rsid w:val="008A1AA2"/>
    <w:rsid w:val="008A1EE1"/>
    <w:rsid w:val="008A1F04"/>
    <w:rsid w:val="008A2030"/>
    <w:rsid w:val="008A2115"/>
    <w:rsid w:val="008A2148"/>
    <w:rsid w:val="008A21C2"/>
    <w:rsid w:val="008A2533"/>
    <w:rsid w:val="008A26A0"/>
    <w:rsid w:val="008A27FA"/>
    <w:rsid w:val="008A280A"/>
    <w:rsid w:val="008A28C1"/>
    <w:rsid w:val="008A28E2"/>
    <w:rsid w:val="008A29D1"/>
    <w:rsid w:val="008A2DE1"/>
    <w:rsid w:val="008A2EE5"/>
    <w:rsid w:val="008A309F"/>
    <w:rsid w:val="008A318A"/>
    <w:rsid w:val="008A3727"/>
    <w:rsid w:val="008A37A0"/>
    <w:rsid w:val="008A395F"/>
    <w:rsid w:val="008A3A53"/>
    <w:rsid w:val="008A3C30"/>
    <w:rsid w:val="008A3DFD"/>
    <w:rsid w:val="008A3E10"/>
    <w:rsid w:val="008A3FF7"/>
    <w:rsid w:val="008A4076"/>
    <w:rsid w:val="008A40D5"/>
    <w:rsid w:val="008A410D"/>
    <w:rsid w:val="008A4297"/>
    <w:rsid w:val="008A4467"/>
    <w:rsid w:val="008A4515"/>
    <w:rsid w:val="008A45CB"/>
    <w:rsid w:val="008A49AB"/>
    <w:rsid w:val="008A4C1F"/>
    <w:rsid w:val="008A4FCA"/>
    <w:rsid w:val="008A5043"/>
    <w:rsid w:val="008A52F4"/>
    <w:rsid w:val="008A5396"/>
    <w:rsid w:val="008A53DE"/>
    <w:rsid w:val="008A56B3"/>
    <w:rsid w:val="008A5844"/>
    <w:rsid w:val="008A5930"/>
    <w:rsid w:val="008A5977"/>
    <w:rsid w:val="008A5DBB"/>
    <w:rsid w:val="008A6235"/>
    <w:rsid w:val="008A624C"/>
    <w:rsid w:val="008A67A3"/>
    <w:rsid w:val="008A6B4B"/>
    <w:rsid w:val="008A6E59"/>
    <w:rsid w:val="008A6F4D"/>
    <w:rsid w:val="008A729A"/>
    <w:rsid w:val="008A75BD"/>
    <w:rsid w:val="008A77E3"/>
    <w:rsid w:val="008A7823"/>
    <w:rsid w:val="008A7AB0"/>
    <w:rsid w:val="008A7AFD"/>
    <w:rsid w:val="008A7ED8"/>
    <w:rsid w:val="008B00FB"/>
    <w:rsid w:val="008B0712"/>
    <w:rsid w:val="008B0755"/>
    <w:rsid w:val="008B07BF"/>
    <w:rsid w:val="008B07FD"/>
    <w:rsid w:val="008B0B1F"/>
    <w:rsid w:val="008B125C"/>
    <w:rsid w:val="008B16AE"/>
    <w:rsid w:val="008B1701"/>
    <w:rsid w:val="008B18FC"/>
    <w:rsid w:val="008B19AD"/>
    <w:rsid w:val="008B1A95"/>
    <w:rsid w:val="008B1B9F"/>
    <w:rsid w:val="008B1D07"/>
    <w:rsid w:val="008B1D5A"/>
    <w:rsid w:val="008B1EDD"/>
    <w:rsid w:val="008B20A0"/>
    <w:rsid w:val="008B217D"/>
    <w:rsid w:val="008B2656"/>
    <w:rsid w:val="008B27CC"/>
    <w:rsid w:val="008B2878"/>
    <w:rsid w:val="008B28D0"/>
    <w:rsid w:val="008B32C8"/>
    <w:rsid w:val="008B33F8"/>
    <w:rsid w:val="008B370F"/>
    <w:rsid w:val="008B390A"/>
    <w:rsid w:val="008B3A91"/>
    <w:rsid w:val="008B3B33"/>
    <w:rsid w:val="008B3C0C"/>
    <w:rsid w:val="008B3D01"/>
    <w:rsid w:val="008B3D3C"/>
    <w:rsid w:val="008B3D51"/>
    <w:rsid w:val="008B3DCD"/>
    <w:rsid w:val="008B3DE2"/>
    <w:rsid w:val="008B41C8"/>
    <w:rsid w:val="008B431F"/>
    <w:rsid w:val="008B43CD"/>
    <w:rsid w:val="008B43E5"/>
    <w:rsid w:val="008B45FD"/>
    <w:rsid w:val="008B4683"/>
    <w:rsid w:val="008B472D"/>
    <w:rsid w:val="008B49E9"/>
    <w:rsid w:val="008B4AF7"/>
    <w:rsid w:val="008B4BE7"/>
    <w:rsid w:val="008B4BFA"/>
    <w:rsid w:val="008B4F3B"/>
    <w:rsid w:val="008B5174"/>
    <w:rsid w:val="008B51FD"/>
    <w:rsid w:val="008B530D"/>
    <w:rsid w:val="008B5999"/>
    <w:rsid w:val="008B5A7A"/>
    <w:rsid w:val="008B5C56"/>
    <w:rsid w:val="008B5CCA"/>
    <w:rsid w:val="008B5DF3"/>
    <w:rsid w:val="008B5E99"/>
    <w:rsid w:val="008B6070"/>
    <w:rsid w:val="008B6B7A"/>
    <w:rsid w:val="008B6C16"/>
    <w:rsid w:val="008B6C6F"/>
    <w:rsid w:val="008B6DCE"/>
    <w:rsid w:val="008B6E9C"/>
    <w:rsid w:val="008B72B6"/>
    <w:rsid w:val="008B737B"/>
    <w:rsid w:val="008B74D0"/>
    <w:rsid w:val="008B755F"/>
    <w:rsid w:val="008B7840"/>
    <w:rsid w:val="008B78D4"/>
    <w:rsid w:val="008B7929"/>
    <w:rsid w:val="008B7951"/>
    <w:rsid w:val="008B7AB7"/>
    <w:rsid w:val="008B7BE7"/>
    <w:rsid w:val="008B7C31"/>
    <w:rsid w:val="008B7E43"/>
    <w:rsid w:val="008B7EEF"/>
    <w:rsid w:val="008B7FE4"/>
    <w:rsid w:val="008C00C4"/>
    <w:rsid w:val="008C00FE"/>
    <w:rsid w:val="008C06F2"/>
    <w:rsid w:val="008C08C6"/>
    <w:rsid w:val="008C0AF1"/>
    <w:rsid w:val="008C0B98"/>
    <w:rsid w:val="008C0CBB"/>
    <w:rsid w:val="008C0D10"/>
    <w:rsid w:val="008C0D19"/>
    <w:rsid w:val="008C0F36"/>
    <w:rsid w:val="008C1138"/>
    <w:rsid w:val="008C1283"/>
    <w:rsid w:val="008C1292"/>
    <w:rsid w:val="008C1845"/>
    <w:rsid w:val="008C1917"/>
    <w:rsid w:val="008C194F"/>
    <w:rsid w:val="008C1C51"/>
    <w:rsid w:val="008C1F25"/>
    <w:rsid w:val="008C2172"/>
    <w:rsid w:val="008C2436"/>
    <w:rsid w:val="008C2443"/>
    <w:rsid w:val="008C2562"/>
    <w:rsid w:val="008C285E"/>
    <w:rsid w:val="008C2D41"/>
    <w:rsid w:val="008C2DF4"/>
    <w:rsid w:val="008C2E74"/>
    <w:rsid w:val="008C2F11"/>
    <w:rsid w:val="008C3224"/>
    <w:rsid w:val="008C35BD"/>
    <w:rsid w:val="008C35E5"/>
    <w:rsid w:val="008C3908"/>
    <w:rsid w:val="008C391C"/>
    <w:rsid w:val="008C3B04"/>
    <w:rsid w:val="008C4016"/>
    <w:rsid w:val="008C4125"/>
    <w:rsid w:val="008C43DD"/>
    <w:rsid w:val="008C4568"/>
    <w:rsid w:val="008C4689"/>
    <w:rsid w:val="008C5332"/>
    <w:rsid w:val="008C5376"/>
    <w:rsid w:val="008C5523"/>
    <w:rsid w:val="008C5642"/>
    <w:rsid w:val="008C56F4"/>
    <w:rsid w:val="008C57A5"/>
    <w:rsid w:val="008C57CE"/>
    <w:rsid w:val="008C5893"/>
    <w:rsid w:val="008C5AD9"/>
    <w:rsid w:val="008C5B39"/>
    <w:rsid w:val="008C5CE0"/>
    <w:rsid w:val="008C5D8F"/>
    <w:rsid w:val="008C5F6F"/>
    <w:rsid w:val="008C6311"/>
    <w:rsid w:val="008C63C6"/>
    <w:rsid w:val="008C6ABF"/>
    <w:rsid w:val="008C6B03"/>
    <w:rsid w:val="008C6E12"/>
    <w:rsid w:val="008C6F49"/>
    <w:rsid w:val="008C7132"/>
    <w:rsid w:val="008C72F9"/>
    <w:rsid w:val="008C733F"/>
    <w:rsid w:val="008C7699"/>
    <w:rsid w:val="008C78BE"/>
    <w:rsid w:val="008C79F5"/>
    <w:rsid w:val="008C7B57"/>
    <w:rsid w:val="008D0057"/>
    <w:rsid w:val="008D0220"/>
    <w:rsid w:val="008D061C"/>
    <w:rsid w:val="008D08CF"/>
    <w:rsid w:val="008D0D97"/>
    <w:rsid w:val="008D0E6E"/>
    <w:rsid w:val="008D0EDF"/>
    <w:rsid w:val="008D1008"/>
    <w:rsid w:val="008D123C"/>
    <w:rsid w:val="008D125A"/>
    <w:rsid w:val="008D12A9"/>
    <w:rsid w:val="008D13CA"/>
    <w:rsid w:val="008D14B2"/>
    <w:rsid w:val="008D17BA"/>
    <w:rsid w:val="008D197F"/>
    <w:rsid w:val="008D19F8"/>
    <w:rsid w:val="008D1BED"/>
    <w:rsid w:val="008D1C29"/>
    <w:rsid w:val="008D1F1C"/>
    <w:rsid w:val="008D1FF1"/>
    <w:rsid w:val="008D1FFE"/>
    <w:rsid w:val="008D2007"/>
    <w:rsid w:val="008D2174"/>
    <w:rsid w:val="008D222D"/>
    <w:rsid w:val="008D2AA7"/>
    <w:rsid w:val="008D2C24"/>
    <w:rsid w:val="008D2D32"/>
    <w:rsid w:val="008D2EE0"/>
    <w:rsid w:val="008D319C"/>
    <w:rsid w:val="008D3232"/>
    <w:rsid w:val="008D329D"/>
    <w:rsid w:val="008D3542"/>
    <w:rsid w:val="008D37A4"/>
    <w:rsid w:val="008D38AC"/>
    <w:rsid w:val="008D38F6"/>
    <w:rsid w:val="008D3979"/>
    <w:rsid w:val="008D39EC"/>
    <w:rsid w:val="008D3A61"/>
    <w:rsid w:val="008D3AEA"/>
    <w:rsid w:val="008D3E9C"/>
    <w:rsid w:val="008D3ECE"/>
    <w:rsid w:val="008D4057"/>
    <w:rsid w:val="008D407E"/>
    <w:rsid w:val="008D4953"/>
    <w:rsid w:val="008D4994"/>
    <w:rsid w:val="008D4A88"/>
    <w:rsid w:val="008D4CA9"/>
    <w:rsid w:val="008D4E64"/>
    <w:rsid w:val="008D4EE9"/>
    <w:rsid w:val="008D4F4F"/>
    <w:rsid w:val="008D5582"/>
    <w:rsid w:val="008D55E0"/>
    <w:rsid w:val="008D55E7"/>
    <w:rsid w:val="008D56D6"/>
    <w:rsid w:val="008D5839"/>
    <w:rsid w:val="008D5969"/>
    <w:rsid w:val="008D6097"/>
    <w:rsid w:val="008D625F"/>
    <w:rsid w:val="008D6292"/>
    <w:rsid w:val="008D62B5"/>
    <w:rsid w:val="008D6349"/>
    <w:rsid w:val="008D65FF"/>
    <w:rsid w:val="008D6740"/>
    <w:rsid w:val="008D6A3D"/>
    <w:rsid w:val="008D6B5A"/>
    <w:rsid w:val="008D6C8C"/>
    <w:rsid w:val="008D6CE5"/>
    <w:rsid w:val="008D70DC"/>
    <w:rsid w:val="008D71C5"/>
    <w:rsid w:val="008D72D2"/>
    <w:rsid w:val="008D730E"/>
    <w:rsid w:val="008D7366"/>
    <w:rsid w:val="008D7567"/>
    <w:rsid w:val="008D78E3"/>
    <w:rsid w:val="008D7B59"/>
    <w:rsid w:val="008D7F70"/>
    <w:rsid w:val="008E0103"/>
    <w:rsid w:val="008E0131"/>
    <w:rsid w:val="008E06B5"/>
    <w:rsid w:val="008E0791"/>
    <w:rsid w:val="008E07D9"/>
    <w:rsid w:val="008E08A9"/>
    <w:rsid w:val="008E0A56"/>
    <w:rsid w:val="008E0DDB"/>
    <w:rsid w:val="008E0E20"/>
    <w:rsid w:val="008E136E"/>
    <w:rsid w:val="008E15D3"/>
    <w:rsid w:val="008E18A7"/>
    <w:rsid w:val="008E1B1F"/>
    <w:rsid w:val="008E1B61"/>
    <w:rsid w:val="008E1D0A"/>
    <w:rsid w:val="008E1DFE"/>
    <w:rsid w:val="008E20B2"/>
    <w:rsid w:val="008E2148"/>
    <w:rsid w:val="008E22F0"/>
    <w:rsid w:val="008E2A1F"/>
    <w:rsid w:val="008E2CCC"/>
    <w:rsid w:val="008E2E1E"/>
    <w:rsid w:val="008E2EB5"/>
    <w:rsid w:val="008E2FD3"/>
    <w:rsid w:val="008E3455"/>
    <w:rsid w:val="008E36B8"/>
    <w:rsid w:val="008E3826"/>
    <w:rsid w:val="008E3863"/>
    <w:rsid w:val="008E3B39"/>
    <w:rsid w:val="008E3DE3"/>
    <w:rsid w:val="008E41A1"/>
    <w:rsid w:val="008E41DB"/>
    <w:rsid w:val="008E420A"/>
    <w:rsid w:val="008E42E9"/>
    <w:rsid w:val="008E4963"/>
    <w:rsid w:val="008E4A68"/>
    <w:rsid w:val="008E4AA0"/>
    <w:rsid w:val="008E4B23"/>
    <w:rsid w:val="008E4CA6"/>
    <w:rsid w:val="008E4F38"/>
    <w:rsid w:val="008E51EF"/>
    <w:rsid w:val="008E542F"/>
    <w:rsid w:val="008E5621"/>
    <w:rsid w:val="008E59A8"/>
    <w:rsid w:val="008E59B4"/>
    <w:rsid w:val="008E605E"/>
    <w:rsid w:val="008E6389"/>
    <w:rsid w:val="008E6535"/>
    <w:rsid w:val="008E6653"/>
    <w:rsid w:val="008E66E6"/>
    <w:rsid w:val="008E6966"/>
    <w:rsid w:val="008E6A9B"/>
    <w:rsid w:val="008E6CF9"/>
    <w:rsid w:val="008E6DFF"/>
    <w:rsid w:val="008E6EF2"/>
    <w:rsid w:val="008E6F4F"/>
    <w:rsid w:val="008E720A"/>
    <w:rsid w:val="008E7229"/>
    <w:rsid w:val="008E73E4"/>
    <w:rsid w:val="008E74EC"/>
    <w:rsid w:val="008E7639"/>
    <w:rsid w:val="008E763B"/>
    <w:rsid w:val="008E7A52"/>
    <w:rsid w:val="008E7C77"/>
    <w:rsid w:val="008E7D51"/>
    <w:rsid w:val="008E7D97"/>
    <w:rsid w:val="008F00E7"/>
    <w:rsid w:val="008F03DB"/>
    <w:rsid w:val="008F0435"/>
    <w:rsid w:val="008F06B4"/>
    <w:rsid w:val="008F07A8"/>
    <w:rsid w:val="008F0855"/>
    <w:rsid w:val="008F09E5"/>
    <w:rsid w:val="008F0AA0"/>
    <w:rsid w:val="008F0B49"/>
    <w:rsid w:val="008F0D99"/>
    <w:rsid w:val="008F1281"/>
    <w:rsid w:val="008F141A"/>
    <w:rsid w:val="008F1458"/>
    <w:rsid w:val="008F17EA"/>
    <w:rsid w:val="008F1930"/>
    <w:rsid w:val="008F1B80"/>
    <w:rsid w:val="008F1C23"/>
    <w:rsid w:val="008F1D85"/>
    <w:rsid w:val="008F2071"/>
    <w:rsid w:val="008F215F"/>
    <w:rsid w:val="008F2413"/>
    <w:rsid w:val="008F241F"/>
    <w:rsid w:val="008F25C4"/>
    <w:rsid w:val="008F26D5"/>
    <w:rsid w:val="008F28E7"/>
    <w:rsid w:val="008F29BE"/>
    <w:rsid w:val="008F3144"/>
    <w:rsid w:val="008F3162"/>
    <w:rsid w:val="008F339C"/>
    <w:rsid w:val="008F3679"/>
    <w:rsid w:val="008F36D6"/>
    <w:rsid w:val="008F3864"/>
    <w:rsid w:val="008F39E8"/>
    <w:rsid w:val="008F39FF"/>
    <w:rsid w:val="008F3C24"/>
    <w:rsid w:val="008F3D0F"/>
    <w:rsid w:val="008F3D75"/>
    <w:rsid w:val="008F420A"/>
    <w:rsid w:val="008F4229"/>
    <w:rsid w:val="008F4426"/>
    <w:rsid w:val="008F460D"/>
    <w:rsid w:val="008F4AE8"/>
    <w:rsid w:val="008F4B70"/>
    <w:rsid w:val="008F4BE1"/>
    <w:rsid w:val="008F4C06"/>
    <w:rsid w:val="008F4E37"/>
    <w:rsid w:val="008F5250"/>
    <w:rsid w:val="008F5530"/>
    <w:rsid w:val="008F5620"/>
    <w:rsid w:val="008F577F"/>
    <w:rsid w:val="008F5B88"/>
    <w:rsid w:val="008F5C12"/>
    <w:rsid w:val="008F5D55"/>
    <w:rsid w:val="008F5D68"/>
    <w:rsid w:val="008F5E23"/>
    <w:rsid w:val="008F6157"/>
    <w:rsid w:val="008F615F"/>
    <w:rsid w:val="008F629B"/>
    <w:rsid w:val="008F6397"/>
    <w:rsid w:val="008F64C2"/>
    <w:rsid w:val="008F6563"/>
    <w:rsid w:val="008F66AC"/>
    <w:rsid w:val="008F6B85"/>
    <w:rsid w:val="008F6CE8"/>
    <w:rsid w:val="008F6D54"/>
    <w:rsid w:val="008F6EBE"/>
    <w:rsid w:val="008F7121"/>
    <w:rsid w:val="008F7466"/>
    <w:rsid w:val="008F7659"/>
    <w:rsid w:val="008F79FD"/>
    <w:rsid w:val="008F7BDB"/>
    <w:rsid w:val="008F7CC0"/>
    <w:rsid w:val="008F7D4B"/>
    <w:rsid w:val="008F7D9E"/>
    <w:rsid w:val="009004D7"/>
    <w:rsid w:val="0090052F"/>
    <w:rsid w:val="009006D4"/>
    <w:rsid w:val="009006EC"/>
    <w:rsid w:val="00900B46"/>
    <w:rsid w:val="00900DAE"/>
    <w:rsid w:val="0090111D"/>
    <w:rsid w:val="009011FC"/>
    <w:rsid w:val="0090122B"/>
    <w:rsid w:val="009012B0"/>
    <w:rsid w:val="00901402"/>
    <w:rsid w:val="009014D8"/>
    <w:rsid w:val="00901689"/>
    <w:rsid w:val="00901731"/>
    <w:rsid w:val="009018A3"/>
    <w:rsid w:val="009018B2"/>
    <w:rsid w:val="00901A04"/>
    <w:rsid w:val="00902050"/>
    <w:rsid w:val="00902278"/>
    <w:rsid w:val="00902280"/>
    <w:rsid w:val="009022FB"/>
    <w:rsid w:val="00902329"/>
    <w:rsid w:val="009023F8"/>
    <w:rsid w:val="00902678"/>
    <w:rsid w:val="00902912"/>
    <w:rsid w:val="00902F8D"/>
    <w:rsid w:val="009030A3"/>
    <w:rsid w:val="009035E6"/>
    <w:rsid w:val="00903604"/>
    <w:rsid w:val="00903622"/>
    <w:rsid w:val="0090383B"/>
    <w:rsid w:val="00903897"/>
    <w:rsid w:val="009039C3"/>
    <w:rsid w:val="00903C33"/>
    <w:rsid w:val="009041DB"/>
    <w:rsid w:val="00904374"/>
    <w:rsid w:val="00904665"/>
    <w:rsid w:val="0090467F"/>
    <w:rsid w:val="00904804"/>
    <w:rsid w:val="00904AD6"/>
    <w:rsid w:val="009050B6"/>
    <w:rsid w:val="00905546"/>
    <w:rsid w:val="00905636"/>
    <w:rsid w:val="0090567A"/>
    <w:rsid w:val="009059D6"/>
    <w:rsid w:val="00905A28"/>
    <w:rsid w:val="00905B4C"/>
    <w:rsid w:val="00905BFB"/>
    <w:rsid w:val="00905F24"/>
    <w:rsid w:val="00906185"/>
    <w:rsid w:val="0090643B"/>
    <w:rsid w:val="009065F1"/>
    <w:rsid w:val="009066E7"/>
    <w:rsid w:val="00906714"/>
    <w:rsid w:val="00906764"/>
    <w:rsid w:val="009069EE"/>
    <w:rsid w:val="00906BD2"/>
    <w:rsid w:val="00906EA1"/>
    <w:rsid w:val="00906ECE"/>
    <w:rsid w:val="009071CA"/>
    <w:rsid w:val="00907294"/>
    <w:rsid w:val="009073EC"/>
    <w:rsid w:val="009075CB"/>
    <w:rsid w:val="009079F1"/>
    <w:rsid w:val="00907B1D"/>
    <w:rsid w:val="00907C00"/>
    <w:rsid w:val="00907D7A"/>
    <w:rsid w:val="00907DF4"/>
    <w:rsid w:val="00907FB7"/>
    <w:rsid w:val="009102E0"/>
    <w:rsid w:val="0091037D"/>
    <w:rsid w:val="009103CC"/>
    <w:rsid w:val="009106C6"/>
    <w:rsid w:val="009107C6"/>
    <w:rsid w:val="00910A02"/>
    <w:rsid w:val="00910A18"/>
    <w:rsid w:val="00910A5B"/>
    <w:rsid w:val="00910AEE"/>
    <w:rsid w:val="0091119D"/>
    <w:rsid w:val="0091134B"/>
    <w:rsid w:val="009115BD"/>
    <w:rsid w:val="00911810"/>
    <w:rsid w:val="0091185C"/>
    <w:rsid w:val="00911961"/>
    <w:rsid w:val="00911AF9"/>
    <w:rsid w:val="00911EC0"/>
    <w:rsid w:val="00911FEE"/>
    <w:rsid w:val="00912342"/>
    <w:rsid w:val="0091244B"/>
    <w:rsid w:val="0091266A"/>
    <w:rsid w:val="0091266F"/>
    <w:rsid w:val="00912712"/>
    <w:rsid w:val="00912784"/>
    <w:rsid w:val="0091290C"/>
    <w:rsid w:val="00912CDD"/>
    <w:rsid w:val="00912D53"/>
    <w:rsid w:val="00912F12"/>
    <w:rsid w:val="00912F88"/>
    <w:rsid w:val="00912FA2"/>
    <w:rsid w:val="0091325B"/>
    <w:rsid w:val="0091327F"/>
    <w:rsid w:val="009133AA"/>
    <w:rsid w:val="0091341D"/>
    <w:rsid w:val="00913BBA"/>
    <w:rsid w:val="00913CEA"/>
    <w:rsid w:val="0091403A"/>
    <w:rsid w:val="009141B5"/>
    <w:rsid w:val="009141E4"/>
    <w:rsid w:val="0091447E"/>
    <w:rsid w:val="00914744"/>
    <w:rsid w:val="0091474F"/>
    <w:rsid w:val="0091488B"/>
    <w:rsid w:val="009148AA"/>
    <w:rsid w:val="0091495D"/>
    <w:rsid w:val="00914A95"/>
    <w:rsid w:val="00914BBD"/>
    <w:rsid w:val="00914C04"/>
    <w:rsid w:val="00914C9F"/>
    <w:rsid w:val="00914DF9"/>
    <w:rsid w:val="00914DFE"/>
    <w:rsid w:val="00914F2E"/>
    <w:rsid w:val="00914F4A"/>
    <w:rsid w:val="00914F72"/>
    <w:rsid w:val="0091500D"/>
    <w:rsid w:val="00915203"/>
    <w:rsid w:val="009154A9"/>
    <w:rsid w:val="0091587C"/>
    <w:rsid w:val="00915B9B"/>
    <w:rsid w:val="00915CAB"/>
    <w:rsid w:val="00915CD1"/>
    <w:rsid w:val="00916275"/>
    <w:rsid w:val="00916372"/>
    <w:rsid w:val="0091665A"/>
    <w:rsid w:val="00916CE0"/>
    <w:rsid w:val="00916CEF"/>
    <w:rsid w:val="00916DBC"/>
    <w:rsid w:val="00917444"/>
    <w:rsid w:val="0091769D"/>
    <w:rsid w:val="00917747"/>
    <w:rsid w:val="0091781B"/>
    <w:rsid w:val="00917822"/>
    <w:rsid w:val="00917B0F"/>
    <w:rsid w:val="00917DEE"/>
    <w:rsid w:val="00917F49"/>
    <w:rsid w:val="0092007F"/>
    <w:rsid w:val="009200BD"/>
    <w:rsid w:val="009206A1"/>
    <w:rsid w:val="00920739"/>
    <w:rsid w:val="009208F9"/>
    <w:rsid w:val="00920991"/>
    <w:rsid w:val="00920EE2"/>
    <w:rsid w:val="00921077"/>
    <w:rsid w:val="0092108D"/>
    <w:rsid w:val="00921107"/>
    <w:rsid w:val="009211EA"/>
    <w:rsid w:val="009212FF"/>
    <w:rsid w:val="00921492"/>
    <w:rsid w:val="00921581"/>
    <w:rsid w:val="0092159E"/>
    <w:rsid w:val="009216B0"/>
    <w:rsid w:val="00921933"/>
    <w:rsid w:val="00921961"/>
    <w:rsid w:val="00921D3D"/>
    <w:rsid w:val="00921EC3"/>
    <w:rsid w:val="00921F36"/>
    <w:rsid w:val="00921FE1"/>
    <w:rsid w:val="0092235E"/>
    <w:rsid w:val="00922387"/>
    <w:rsid w:val="009225F6"/>
    <w:rsid w:val="00922636"/>
    <w:rsid w:val="00922B97"/>
    <w:rsid w:val="00922F32"/>
    <w:rsid w:val="00922F6E"/>
    <w:rsid w:val="009235D5"/>
    <w:rsid w:val="009238BD"/>
    <w:rsid w:val="00923A4F"/>
    <w:rsid w:val="00923A60"/>
    <w:rsid w:val="00923A70"/>
    <w:rsid w:val="00923C01"/>
    <w:rsid w:val="00923D91"/>
    <w:rsid w:val="00923DAB"/>
    <w:rsid w:val="00924007"/>
    <w:rsid w:val="0092416D"/>
    <w:rsid w:val="00924A3E"/>
    <w:rsid w:val="00924CCA"/>
    <w:rsid w:val="00924FB7"/>
    <w:rsid w:val="00925295"/>
    <w:rsid w:val="009252B5"/>
    <w:rsid w:val="009254FB"/>
    <w:rsid w:val="00925833"/>
    <w:rsid w:val="0092593A"/>
    <w:rsid w:val="00925CEB"/>
    <w:rsid w:val="00925FC8"/>
    <w:rsid w:val="0092618C"/>
    <w:rsid w:val="009266F3"/>
    <w:rsid w:val="00926803"/>
    <w:rsid w:val="00926A81"/>
    <w:rsid w:val="00926C80"/>
    <w:rsid w:val="00926E5C"/>
    <w:rsid w:val="00926F76"/>
    <w:rsid w:val="0092701A"/>
    <w:rsid w:val="009270FB"/>
    <w:rsid w:val="00927336"/>
    <w:rsid w:val="0092733E"/>
    <w:rsid w:val="009275E7"/>
    <w:rsid w:val="00927814"/>
    <w:rsid w:val="0092783A"/>
    <w:rsid w:val="00927BDA"/>
    <w:rsid w:val="00927C5A"/>
    <w:rsid w:val="00930145"/>
    <w:rsid w:val="00930255"/>
    <w:rsid w:val="00930351"/>
    <w:rsid w:val="009304D8"/>
    <w:rsid w:val="009306B8"/>
    <w:rsid w:val="009308A3"/>
    <w:rsid w:val="009309E2"/>
    <w:rsid w:val="00930C97"/>
    <w:rsid w:val="00930F1E"/>
    <w:rsid w:val="0093110B"/>
    <w:rsid w:val="0093147D"/>
    <w:rsid w:val="0093168C"/>
    <w:rsid w:val="00931894"/>
    <w:rsid w:val="00931AE7"/>
    <w:rsid w:val="00931C9B"/>
    <w:rsid w:val="00931F99"/>
    <w:rsid w:val="00931F9F"/>
    <w:rsid w:val="00932158"/>
    <w:rsid w:val="0093249D"/>
    <w:rsid w:val="0093267F"/>
    <w:rsid w:val="00932888"/>
    <w:rsid w:val="00932B0E"/>
    <w:rsid w:val="00932E40"/>
    <w:rsid w:val="00932EBE"/>
    <w:rsid w:val="00932F56"/>
    <w:rsid w:val="00933986"/>
    <w:rsid w:val="00933B12"/>
    <w:rsid w:val="00933BE1"/>
    <w:rsid w:val="00933C43"/>
    <w:rsid w:val="00933EB6"/>
    <w:rsid w:val="00933F44"/>
    <w:rsid w:val="00934063"/>
    <w:rsid w:val="00934218"/>
    <w:rsid w:val="0093435D"/>
    <w:rsid w:val="00934395"/>
    <w:rsid w:val="00934603"/>
    <w:rsid w:val="009348A1"/>
    <w:rsid w:val="00934AFB"/>
    <w:rsid w:val="00934D78"/>
    <w:rsid w:val="00934E4D"/>
    <w:rsid w:val="00934F82"/>
    <w:rsid w:val="009351DB"/>
    <w:rsid w:val="009351F1"/>
    <w:rsid w:val="0093549F"/>
    <w:rsid w:val="009359B0"/>
    <w:rsid w:val="00935CEF"/>
    <w:rsid w:val="00936057"/>
    <w:rsid w:val="009360DE"/>
    <w:rsid w:val="009361FB"/>
    <w:rsid w:val="00936222"/>
    <w:rsid w:val="00936251"/>
    <w:rsid w:val="009363DA"/>
    <w:rsid w:val="009365E1"/>
    <w:rsid w:val="00936832"/>
    <w:rsid w:val="009368C2"/>
    <w:rsid w:val="00936908"/>
    <w:rsid w:val="00936996"/>
    <w:rsid w:val="00936B2B"/>
    <w:rsid w:val="00936C65"/>
    <w:rsid w:val="00937892"/>
    <w:rsid w:val="00937ABB"/>
    <w:rsid w:val="00937B6A"/>
    <w:rsid w:val="00937D33"/>
    <w:rsid w:val="00937DED"/>
    <w:rsid w:val="00937E92"/>
    <w:rsid w:val="009401B2"/>
    <w:rsid w:val="009402ED"/>
    <w:rsid w:val="00940348"/>
    <w:rsid w:val="009404CC"/>
    <w:rsid w:val="009404F5"/>
    <w:rsid w:val="0094051B"/>
    <w:rsid w:val="0094076B"/>
    <w:rsid w:val="00940D2A"/>
    <w:rsid w:val="00940ECB"/>
    <w:rsid w:val="00941121"/>
    <w:rsid w:val="00941134"/>
    <w:rsid w:val="009413B1"/>
    <w:rsid w:val="009415B0"/>
    <w:rsid w:val="009416A9"/>
    <w:rsid w:val="0094180F"/>
    <w:rsid w:val="00941884"/>
    <w:rsid w:val="0094189E"/>
    <w:rsid w:val="00941B8F"/>
    <w:rsid w:val="00941BFF"/>
    <w:rsid w:val="00941CBE"/>
    <w:rsid w:val="00941D9B"/>
    <w:rsid w:val="00941DCD"/>
    <w:rsid w:val="00941F74"/>
    <w:rsid w:val="00941F7D"/>
    <w:rsid w:val="009424EA"/>
    <w:rsid w:val="0094253B"/>
    <w:rsid w:val="0094274B"/>
    <w:rsid w:val="009428BD"/>
    <w:rsid w:val="0094296C"/>
    <w:rsid w:val="009429A4"/>
    <w:rsid w:val="00942BBD"/>
    <w:rsid w:val="00942C44"/>
    <w:rsid w:val="00942D3B"/>
    <w:rsid w:val="00942DC1"/>
    <w:rsid w:val="00942DFD"/>
    <w:rsid w:val="00943193"/>
    <w:rsid w:val="009433FE"/>
    <w:rsid w:val="0094344E"/>
    <w:rsid w:val="00943B17"/>
    <w:rsid w:val="00943B67"/>
    <w:rsid w:val="00943C93"/>
    <w:rsid w:val="00943F30"/>
    <w:rsid w:val="009445A5"/>
    <w:rsid w:val="009447D7"/>
    <w:rsid w:val="009447E6"/>
    <w:rsid w:val="009448F2"/>
    <w:rsid w:val="0094496C"/>
    <w:rsid w:val="00944B5D"/>
    <w:rsid w:val="00944D74"/>
    <w:rsid w:val="00944EDB"/>
    <w:rsid w:val="009452A5"/>
    <w:rsid w:val="0094535B"/>
    <w:rsid w:val="00945373"/>
    <w:rsid w:val="00945426"/>
    <w:rsid w:val="0094556C"/>
    <w:rsid w:val="0094577D"/>
    <w:rsid w:val="009457FD"/>
    <w:rsid w:val="009458A8"/>
    <w:rsid w:val="00946049"/>
    <w:rsid w:val="009460FD"/>
    <w:rsid w:val="00946426"/>
    <w:rsid w:val="0094646B"/>
    <w:rsid w:val="009464F2"/>
    <w:rsid w:val="00946614"/>
    <w:rsid w:val="00946B28"/>
    <w:rsid w:val="00946D4B"/>
    <w:rsid w:val="00946DFA"/>
    <w:rsid w:val="009473F6"/>
    <w:rsid w:val="0094757D"/>
    <w:rsid w:val="0094789F"/>
    <w:rsid w:val="00947967"/>
    <w:rsid w:val="00947C51"/>
    <w:rsid w:val="00947DFA"/>
    <w:rsid w:val="00950158"/>
    <w:rsid w:val="00950223"/>
    <w:rsid w:val="00950638"/>
    <w:rsid w:val="009506F4"/>
    <w:rsid w:val="0095078A"/>
    <w:rsid w:val="00950886"/>
    <w:rsid w:val="009509D4"/>
    <w:rsid w:val="00950B0A"/>
    <w:rsid w:val="00950C24"/>
    <w:rsid w:val="00951202"/>
    <w:rsid w:val="00951385"/>
    <w:rsid w:val="00951503"/>
    <w:rsid w:val="00951545"/>
    <w:rsid w:val="009515FB"/>
    <w:rsid w:val="0095163F"/>
    <w:rsid w:val="00951793"/>
    <w:rsid w:val="009517AC"/>
    <w:rsid w:val="009517B2"/>
    <w:rsid w:val="009518CE"/>
    <w:rsid w:val="00951AD4"/>
    <w:rsid w:val="00951C0D"/>
    <w:rsid w:val="00951E55"/>
    <w:rsid w:val="00951E7A"/>
    <w:rsid w:val="009520B7"/>
    <w:rsid w:val="009521AC"/>
    <w:rsid w:val="009521F2"/>
    <w:rsid w:val="00952203"/>
    <w:rsid w:val="00952414"/>
    <w:rsid w:val="00952540"/>
    <w:rsid w:val="009525A2"/>
    <w:rsid w:val="00952971"/>
    <w:rsid w:val="00952AA3"/>
    <w:rsid w:val="00953122"/>
    <w:rsid w:val="0095313F"/>
    <w:rsid w:val="009531E0"/>
    <w:rsid w:val="00953527"/>
    <w:rsid w:val="0095370E"/>
    <w:rsid w:val="00953A1B"/>
    <w:rsid w:val="00953CA7"/>
    <w:rsid w:val="00953F2E"/>
    <w:rsid w:val="00954229"/>
    <w:rsid w:val="009544D3"/>
    <w:rsid w:val="0095454B"/>
    <w:rsid w:val="009545F2"/>
    <w:rsid w:val="0095465D"/>
    <w:rsid w:val="009546F0"/>
    <w:rsid w:val="009548E1"/>
    <w:rsid w:val="00954A3A"/>
    <w:rsid w:val="00954DFF"/>
    <w:rsid w:val="00955060"/>
    <w:rsid w:val="00955208"/>
    <w:rsid w:val="00955243"/>
    <w:rsid w:val="00955317"/>
    <w:rsid w:val="0095541F"/>
    <w:rsid w:val="00955434"/>
    <w:rsid w:val="009554CF"/>
    <w:rsid w:val="00955548"/>
    <w:rsid w:val="00955857"/>
    <w:rsid w:val="009559D7"/>
    <w:rsid w:val="00955EC3"/>
    <w:rsid w:val="009566AB"/>
    <w:rsid w:val="00956A47"/>
    <w:rsid w:val="00956C35"/>
    <w:rsid w:val="00956CC5"/>
    <w:rsid w:val="00956E54"/>
    <w:rsid w:val="0095753C"/>
    <w:rsid w:val="00957614"/>
    <w:rsid w:val="00957620"/>
    <w:rsid w:val="00957657"/>
    <w:rsid w:val="009576E3"/>
    <w:rsid w:val="0095780E"/>
    <w:rsid w:val="009578B5"/>
    <w:rsid w:val="00957A8C"/>
    <w:rsid w:val="00957C02"/>
    <w:rsid w:val="00957D69"/>
    <w:rsid w:val="00957FED"/>
    <w:rsid w:val="009602D0"/>
    <w:rsid w:val="00960433"/>
    <w:rsid w:val="0096059B"/>
    <w:rsid w:val="009605CE"/>
    <w:rsid w:val="009607E3"/>
    <w:rsid w:val="00960971"/>
    <w:rsid w:val="00960F6F"/>
    <w:rsid w:val="009610B4"/>
    <w:rsid w:val="00961265"/>
    <w:rsid w:val="009612BD"/>
    <w:rsid w:val="009613FB"/>
    <w:rsid w:val="00961ACF"/>
    <w:rsid w:val="009621E5"/>
    <w:rsid w:val="0096260F"/>
    <w:rsid w:val="00962787"/>
    <w:rsid w:val="0096284B"/>
    <w:rsid w:val="00962C79"/>
    <w:rsid w:val="00962CCC"/>
    <w:rsid w:val="00962E5A"/>
    <w:rsid w:val="00962FE9"/>
    <w:rsid w:val="0096318D"/>
    <w:rsid w:val="009634D9"/>
    <w:rsid w:val="0096355D"/>
    <w:rsid w:val="00963942"/>
    <w:rsid w:val="009639AD"/>
    <w:rsid w:val="00963A74"/>
    <w:rsid w:val="00963C61"/>
    <w:rsid w:val="00963CA2"/>
    <w:rsid w:val="00963DA4"/>
    <w:rsid w:val="00963E25"/>
    <w:rsid w:val="00963E4E"/>
    <w:rsid w:val="00963E95"/>
    <w:rsid w:val="00964363"/>
    <w:rsid w:val="00964511"/>
    <w:rsid w:val="00964544"/>
    <w:rsid w:val="009646FE"/>
    <w:rsid w:val="0096476C"/>
    <w:rsid w:val="00964AD6"/>
    <w:rsid w:val="00964C8A"/>
    <w:rsid w:val="00964E1D"/>
    <w:rsid w:val="00964E9A"/>
    <w:rsid w:val="009652D8"/>
    <w:rsid w:val="009656D9"/>
    <w:rsid w:val="00965B54"/>
    <w:rsid w:val="00965B7D"/>
    <w:rsid w:val="00965DA7"/>
    <w:rsid w:val="009662D5"/>
    <w:rsid w:val="00966594"/>
    <w:rsid w:val="009665B4"/>
    <w:rsid w:val="00966C97"/>
    <w:rsid w:val="009672C5"/>
    <w:rsid w:val="009673B5"/>
    <w:rsid w:val="00967466"/>
    <w:rsid w:val="009674E9"/>
    <w:rsid w:val="009674F3"/>
    <w:rsid w:val="00967625"/>
    <w:rsid w:val="00967B41"/>
    <w:rsid w:val="00967EA9"/>
    <w:rsid w:val="00967EEB"/>
    <w:rsid w:val="00970010"/>
    <w:rsid w:val="009700EF"/>
    <w:rsid w:val="009702C2"/>
    <w:rsid w:val="0097050A"/>
    <w:rsid w:val="00970703"/>
    <w:rsid w:val="00970B3B"/>
    <w:rsid w:val="00971057"/>
    <w:rsid w:val="009710DB"/>
    <w:rsid w:val="00971369"/>
    <w:rsid w:val="00971B06"/>
    <w:rsid w:val="00971BB3"/>
    <w:rsid w:val="00971EC6"/>
    <w:rsid w:val="009722E1"/>
    <w:rsid w:val="00972503"/>
    <w:rsid w:val="00972541"/>
    <w:rsid w:val="009725B0"/>
    <w:rsid w:val="009726AE"/>
    <w:rsid w:val="00972808"/>
    <w:rsid w:val="00972AAC"/>
    <w:rsid w:val="00972D86"/>
    <w:rsid w:val="00972FA8"/>
    <w:rsid w:val="00973009"/>
    <w:rsid w:val="009736D4"/>
    <w:rsid w:val="009737F5"/>
    <w:rsid w:val="0097382A"/>
    <w:rsid w:val="00973A1B"/>
    <w:rsid w:val="00973A49"/>
    <w:rsid w:val="00973A80"/>
    <w:rsid w:val="00973B90"/>
    <w:rsid w:val="00973CA7"/>
    <w:rsid w:val="00973CD3"/>
    <w:rsid w:val="00973D02"/>
    <w:rsid w:val="00973D9E"/>
    <w:rsid w:val="00973E96"/>
    <w:rsid w:val="00973EFA"/>
    <w:rsid w:val="0097451D"/>
    <w:rsid w:val="0097474D"/>
    <w:rsid w:val="00974982"/>
    <w:rsid w:val="00974A5C"/>
    <w:rsid w:val="00974F3D"/>
    <w:rsid w:val="009753D7"/>
    <w:rsid w:val="0097559D"/>
    <w:rsid w:val="009756A9"/>
    <w:rsid w:val="009759BF"/>
    <w:rsid w:val="00976081"/>
    <w:rsid w:val="009763F8"/>
    <w:rsid w:val="0097646B"/>
    <w:rsid w:val="009764DC"/>
    <w:rsid w:val="00976737"/>
    <w:rsid w:val="00976830"/>
    <w:rsid w:val="009769D1"/>
    <w:rsid w:val="00976A7C"/>
    <w:rsid w:val="00976B7D"/>
    <w:rsid w:val="00976BDD"/>
    <w:rsid w:val="00976DE4"/>
    <w:rsid w:val="00976F0F"/>
    <w:rsid w:val="00976F81"/>
    <w:rsid w:val="009770A7"/>
    <w:rsid w:val="0097717F"/>
    <w:rsid w:val="00977185"/>
    <w:rsid w:val="0097729D"/>
    <w:rsid w:val="0097734D"/>
    <w:rsid w:val="00977598"/>
    <w:rsid w:val="00977721"/>
    <w:rsid w:val="00977765"/>
    <w:rsid w:val="00977D41"/>
    <w:rsid w:val="009801A8"/>
    <w:rsid w:val="00980235"/>
    <w:rsid w:val="00980260"/>
    <w:rsid w:val="00980387"/>
    <w:rsid w:val="009804FB"/>
    <w:rsid w:val="00980687"/>
    <w:rsid w:val="00980787"/>
    <w:rsid w:val="00980798"/>
    <w:rsid w:val="009808A5"/>
    <w:rsid w:val="00980AC2"/>
    <w:rsid w:val="00980B6D"/>
    <w:rsid w:val="00980F82"/>
    <w:rsid w:val="00980FBF"/>
    <w:rsid w:val="0098125D"/>
    <w:rsid w:val="0098138B"/>
    <w:rsid w:val="009813B8"/>
    <w:rsid w:val="009813C6"/>
    <w:rsid w:val="0098161C"/>
    <w:rsid w:val="00981634"/>
    <w:rsid w:val="0098167F"/>
    <w:rsid w:val="0098175E"/>
    <w:rsid w:val="00981998"/>
    <w:rsid w:val="00981D9E"/>
    <w:rsid w:val="00982152"/>
    <w:rsid w:val="00982219"/>
    <w:rsid w:val="009824A4"/>
    <w:rsid w:val="0098250D"/>
    <w:rsid w:val="0098258A"/>
    <w:rsid w:val="009825A4"/>
    <w:rsid w:val="009826A1"/>
    <w:rsid w:val="00982772"/>
    <w:rsid w:val="00982788"/>
    <w:rsid w:val="00982D67"/>
    <w:rsid w:val="009834D3"/>
    <w:rsid w:val="00983536"/>
    <w:rsid w:val="009835F6"/>
    <w:rsid w:val="00983806"/>
    <w:rsid w:val="009838EF"/>
    <w:rsid w:val="00983914"/>
    <w:rsid w:val="00983D56"/>
    <w:rsid w:val="009841C0"/>
    <w:rsid w:val="00984265"/>
    <w:rsid w:val="0098495B"/>
    <w:rsid w:val="00984A08"/>
    <w:rsid w:val="00984D4B"/>
    <w:rsid w:val="00984F4A"/>
    <w:rsid w:val="0098512A"/>
    <w:rsid w:val="00985469"/>
    <w:rsid w:val="0098562A"/>
    <w:rsid w:val="009859E8"/>
    <w:rsid w:val="00985A78"/>
    <w:rsid w:val="00985BC6"/>
    <w:rsid w:val="00985EF7"/>
    <w:rsid w:val="00985F63"/>
    <w:rsid w:val="009861AD"/>
    <w:rsid w:val="009868C4"/>
    <w:rsid w:val="00986A46"/>
    <w:rsid w:val="00986CEF"/>
    <w:rsid w:val="00986DD5"/>
    <w:rsid w:val="00986E79"/>
    <w:rsid w:val="009875D8"/>
    <w:rsid w:val="009877B5"/>
    <w:rsid w:val="0098787C"/>
    <w:rsid w:val="0098788A"/>
    <w:rsid w:val="00987D01"/>
    <w:rsid w:val="00987D02"/>
    <w:rsid w:val="00990A51"/>
    <w:rsid w:val="00990C14"/>
    <w:rsid w:val="00990CDC"/>
    <w:rsid w:val="00990D0F"/>
    <w:rsid w:val="00990D17"/>
    <w:rsid w:val="00990D9D"/>
    <w:rsid w:val="00990DC3"/>
    <w:rsid w:val="00990E62"/>
    <w:rsid w:val="009910E8"/>
    <w:rsid w:val="00991283"/>
    <w:rsid w:val="009912E3"/>
    <w:rsid w:val="00991327"/>
    <w:rsid w:val="009913C2"/>
    <w:rsid w:val="00991425"/>
    <w:rsid w:val="0099180E"/>
    <w:rsid w:val="00992203"/>
    <w:rsid w:val="009923E4"/>
    <w:rsid w:val="00992702"/>
    <w:rsid w:val="00992893"/>
    <w:rsid w:val="009929AA"/>
    <w:rsid w:val="009929E7"/>
    <w:rsid w:val="00992A22"/>
    <w:rsid w:val="00992B41"/>
    <w:rsid w:val="00992B87"/>
    <w:rsid w:val="00992D97"/>
    <w:rsid w:val="00992DE5"/>
    <w:rsid w:val="00993108"/>
    <w:rsid w:val="0099340B"/>
    <w:rsid w:val="009935D6"/>
    <w:rsid w:val="00993608"/>
    <w:rsid w:val="009937C5"/>
    <w:rsid w:val="00993914"/>
    <w:rsid w:val="00993969"/>
    <w:rsid w:val="009939EE"/>
    <w:rsid w:val="00993A02"/>
    <w:rsid w:val="00993A8B"/>
    <w:rsid w:val="00993D03"/>
    <w:rsid w:val="00993E3C"/>
    <w:rsid w:val="00993FEA"/>
    <w:rsid w:val="0099429A"/>
    <w:rsid w:val="00994375"/>
    <w:rsid w:val="009943F8"/>
    <w:rsid w:val="009945FD"/>
    <w:rsid w:val="00994661"/>
    <w:rsid w:val="0099466F"/>
    <w:rsid w:val="00994673"/>
    <w:rsid w:val="00994715"/>
    <w:rsid w:val="00994898"/>
    <w:rsid w:val="00994950"/>
    <w:rsid w:val="00995151"/>
    <w:rsid w:val="009952B7"/>
    <w:rsid w:val="009953DE"/>
    <w:rsid w:val="00995572"/>
    <w:rsid w:val="009956DE"/>
    <w:rsid w:val="009956ED"/>
    <w:rsid w:val="00995A13"/>
    <w:rsid w:val="00995DF2"/>
    <w:rsid w:val="00995E62"/>
    <w:rsid w:val="00995F4C"/>
    <w:rsid w:val="0099608E"/>
    <w:rsid w:val="0099666E"/>
    <w:rsid w:val="00996898"/>
    <w:rsid w:val="00996922"/>
    <w:rsid w:val="00996B08"/>
    <w:rsid w:val="00996D86"/>
    <w:rsid w:val="00996DB0"/>
    <w:rsid w:val="00996EF1"/>
    <w:rsid w:val="009972A2"/>
    <w:rsid w:val="00997525"/>
    <w:rsid w:val="0099772B"/>
    <w:rsid w:val="0099773C"/>
    <w:rsid w:val="009977CF"/>
    <w:rsid w:val="009977E5"/>
    <w:rsid w:val="00997B75"/>
    <w:rsid w:val="009A01A0"/>
    <w:rsid w:val="009A0476"/>
    <w:rsid w:val="009A04C5"/>
    <w:rsid w:val="009A064F"/>
    <w:rsid w:val="009A0803"/>
    <w:rsid w:val="009A0AC3"/>
    <w:rsid w:val="009A0B7C"/>
    <w:rsid w:val="009A0D29"/>
    <w:rsid w:val="009A0E45"/>
    <w:rsid w:val="009A147F"/>
    <w:rsid w:val="009A1482"/>
    <w:rsid w:val="009A1616"/>
    <w:rsid w:val="009A164F"/>
    <w:rsid w:val="009A16EB"/>
    <w:rsid w:val="009A1C77"/>
    <w:rsid w:val="009A1DEB"/>
    <w:rsid w:val="009A2093"/>
    <w:rsid w:val="009A23B3"/>
    <w:rsid w:val="009A255E"/>
    <w:rsid w:val="009A256B"/>
    <w:rsid w:val="009A2663"/>
    <w:rsid w:val="009A291E"/>
    <w:rsid w:val="009A2B19"/>
    <w:rsid w:val="009A2D05"/>
    <w:rsid w:val="009A2FA8"/>
    <w:rsid w:val="009A30BC"/>
    <w:rsid w:val="009A338C"/>
    <w:rsid w:val="009A33BB"/>
    <w:rsid w:val="009A3814"/>
    <w:rsid w:val="009A38C1"/>
    <w:rsid w:val="009A3C0C"/>
    <w:rsid w:val="009A3C66"/>
    <w:rsid w:val="009A3D03"/>
    <w:rsid w:val="009A3DA0"/>
    <w:rsid w:val="009A3DB2"/>
    <w:rsid w:val="009A3DC7"/>
    <w:rsid w:val="009A3F01"/>
    <w:rsid w:val="009A3F72"/>
    <w:rsid w:val="009A4055"/>
    <w:rsid w:val="009A40B2"/>
    <w:rsid w:val="009A45E7"/>
    <w:rsid w:val="009A4847"/>
    <w:rsid w:val="009A4875"/>
    <w:rsid w:val="009A4A6D"/>
    <w:rsid w:val="009A4CB6"/>
    <w:rsid w:val="009A4E52"/>
    <w:rsid w:val="009A4EB2"/>
    <w:rsid w:val="009A5134"/>
    <w:rsid w:val="009A55FA"/>
    <w:rsid w:val="009A5C87"/>
    <w:rsid w:val="009A5E19"/>
    <w:rsid w:val="009A5F1B"/>
    <w:rsid w:val="009A5F6D"/>
    <w:rsid w:val="009A5FA6"/>
    <w:rsid w:val="009A5FB0"/>
    <w:rsid w:val="009A608F"/>
    <w:rsid w:val="009A61F7"/>
    <w:rsid w:val="009A658A"/>
    <w:rsid w:val="009A66B4"/>
    <w:rsid w:val="009A6C5C"/>
    <w:rsid w:val="009A6C92"/>
    <w:rsid w:val="009A6D38"/>
    <w:rsid w:val="009A6E2C"/>
    <w:rsid w:val="009A70D6"/>
    <w:rsid w:val="009A7361"/>
    <w:rsid w:val="009A7587"/>
    <w:rsid w:val="009A759E"/>
    <w:rsid w:val="009A760F"/>
    <w:rsid w:val="009A764D"/>
    <w:rsid w:val="009A76F5"/>
    <w:rsid w:val="009A7726"/>
    <w:rsid w:val="009A77A4"/>
    <w:rsid w:val="009A7C4B"/>
    <w:rsid w:val="009A7C55"/>
    <w:rsid w:val="009A7F01"/>
    <w:rsid w:val="009A7F6B"/>
    <w:rsid w:val="009A7F83"/>
    <w:rsid w:val="009B049E"/>
    <w:rsid w:val="009B092C"/>
    <w:rsid w:val="009B093A"/>
    <w:rsid w:val="009B0F34"/>
    <w:rsid w:val="009B113F"/>
    <w:rsid w:val="009B11C2"/>
    <w:rsid w:val="009B1319"/>
    <w:rsid w:val="009B1400"/>
    <w:rsid w:val="009B142C"/>
    <w:rsid w:val="009B15CE"/>
    <w:rsid w:val="009B189B"/>
    <w:rsid w:val="009B1999"/>
    <w:rsid w:val="009B1C45"/>
    <w:rsid w:val="009B1CA8"/>
    <w:rsid w:val="009B1D6D"/>
    <w:rsid w:val="009B20C0"/>
    <w:rsid w:val="009B21D2"/>
    <w:rsid w:val="009B2394"/>
    <w:rsid w:val="009B27A3"/>
    <w:rsid w:val="009B281B"/>
    <w:rsid w:val="009B2957"/>
    <w:rsid w:val="009B2BB8"/>
    <w:rsid w:val="009B2BF7"/>
    <w:rsid w:val="009B2D06"/>
    <w:rsid w:val="009B2DE5"/>
    <w:rsid w:val="009B2E32"/>
    <w:rsid w:val="009B3264"/>
    <w:rsid w:val="009B378A"/>
    <w:rsid w:val="009B3956"/>
    <w:rsid w:val="009B3AE3"/>
    <w:rsid w:val="009B3DCA"/>
    <w:rsid w:val="009B3E35"/>
    <w:rsid w:val="009B3E58"/>
    <w:rsid w:val="009B3E7B"/>
    <w:rsid w:val="009B4259"/>
    <w:rsid w:val="009B4310"/>
    <w:rsid w:val="009B4353"/>
    <w:rsid w:val="009B444E"/>
    <w:rsid w:val="009B4597"/>
    <w:rsid w:val="009B46C7"/>
    <w:rsid w:val="009B484F"/>
    <w:rsid w:val="009B4893"/>
    <w:rsid w:val="009B4B51"/>
    <w:rsid w:val="009B4CB0"/>
    <w:rsid w:val="009B4E88"/>
    <w:rsid w:val="009B4EC9"/>
    <w:rsid w:val="009B516A"/>
    <w:rsid w:val="009B51EE"/>
    <w:rsid w:val="009B525A"/>
    <w:rsid w:val="009B52AD"/>
    <w:rsid w:val="009B543E"/>
    <w:rsid w:val="009B5552"/>
    <w:rsid w:val="009B55F9"/>
    <w:rsid w:val="009B59E4"/>
    <w:rsid w:val="009B5C36"/>
    <w:rsid w:val="009B5CFB"/>
    <w:rsid w:val="009B5F06"/>
    <w:rsid w:val="009B610C"/>
    <w:rsid w:val="009B623A"/>
    <w:rsid w:val="009B62B0"/>
    <w:rsid w:val="009B62B3"/>
    <w:rsid w:val="009B6493"/>
    <w:rsid w:val="009B6617"/>
    <w:rsid w:val="009B67F1"/>
    <w:rsid w:val="009B6B45"/>
    <w:rsid w:val="009B6BF1"/>
    <w:rsid w:val="009B6D2B"/>
    <w:rsid w:val="009B7077"/>
    <w:rsid w:val="009B7100"/>
    <w:rsid w:val="009B71E2"/>
    <w:rsid w:val="009B777D"/>
    <w:rsid w:val="009B7C31"/>
    <w:rsid w:val="009B7E82"/>
    <w:rsid w:val="009B7ED2"/>
    <w:rsid w:val="009C02BE"/>
    <w:rsid w:val="009C02E9"/>
    <w:rsid w:val="009C0429"/>
    <w:rsid w:val="009C0450"/>
    <w:rsid w:val="009C04CC"/>
    <w:rsid w:val="009C04FC"/>
    <w:rsid w:val="009C06A4"/>
    <w:rsid w:val="009C06A8"/>
    <w:rsid w:val="009C07F6"/>
    <w:rsid w:val="009C0E39"/>
    <w:rsid w:val="009C119D"/>
    <w:rsid w:val="009C165A"/>
    <w:rsid w:val="009C17A0"/>
    <w:rsid w:val="009C17C5"/>
    <w:rsid w:val="009C1EF1"/>
    <w:rsid w:val="009C20B8"/>
    <w:rsid w:val="009C2144"/>
    <w:rsid w:val="009C236A"/>
    <w:rsid w:val="009C264D"/>
    <w:rsid w:val="009C26F7"/>
    <w:rsid w:val="009C2A0C"/>
    <w:rsid w:val="009C2CD2"/>
    <w:rsid w:val="009C322A"/>
    <w:rsid w:val="009C369B"/>
    <w:rsid w:val="009C38D2"/>
    <w:rsid w:val="009C3ACF"/>
    <w:rsid w:val="009C3B6D"/>
    <w:rsid w:val="009C3CA6"/>
    <w:rsid w:val="009C3DE9"/>
    <w:rsid w:val="009C3E09"/>
    <w:rsid w:val="009C3EE3"/>
    <w:rsid w:val="009C40CF"/>
    <w:rsid w:val="009C437A"/>
    <w:rsid w:val="009C43CC"/>
    <w:rsid w:val="009C457F"/>
    <w:rsid w:val="009C494C"/>
    <w:rsid w:val="009C4A3B"/>
    <w:rsid w:val="009C4B9A"/>
    <w:rsid w:val="009C4C56"/>
    <w:rsid w:val="009C4DCB"/>
    <w:rsid w:val="009C4E72"/>
    <w:rsid w:val="009C4EB7"/>
    <w:rsid w:val="009C5472"/>
    <w:rsid w:val="009C5697"/>
    <w:rsid w:val="009C577B"/>
    <w:rsid w:val="009C588E"/>
    <w:rsid w:val="009C58AC"/>
    <w:rsid w:val="009C596D"/>
    <w:rsid w:val="009C5A11"/>
    <w:rsid w:val="009C5C7F"/>
    <w:rsid w:val="009C5E7E"/>
    <w:rsid w:val="009C5F5B"/>
    <w:rsid w:val="009C676B"/>
    <w:rsid w:val="009C6A99"/>
    <w:rsid w:val="009C6C1E"/>
    <w:rsid w:val="009C6E2D"/>
    <w:rsid w:val="009C7058"/>
    <w:rsid w:val="009C7955"/>
    <w:rsid w:val="009C79A5"/>
    <w:rsid w:val="009C7B58"/>
    <w:rsid w:val="009C7E79"/>
    <w:rsid w:val="009C7FC2"/>
    <w:rsid w:val="009D0138"/>
    <w:rsid w:val="009D01FE"/>
    <w:rsid w:val="009D04BF"/>
    <w:rsid w:val="009D062A"/>
    <w:rsid w:val="009D0658"/>
    <w:rsid w:val="009D06B3"/>
    <w:rsid w:val="009D0794"/>
    <w:rsid w:val="009D098E"/>
    <w:rsid w:val="009D0C32"/>
    <w:rsid w:val="009D0F2A"/>
    <w:rsid w:val="009D0F52"/>
    <w:rsid w:val="009D133D"/>
    <w:rsid w:val="009D152B"/>
    <w:rsid w:val="009D164B"/>
    <w:rsid w:val="009D1865"/>
    <w:rsid w:val="009D1983"/>
    <w:rsid w:val="009D1C72"/>
    <w:rsid w:val="009D1C76"/>
    <w:rsid w:val="009D1CD8"/>
    <w:rsid w:val="009D2058"/>
    <w:rsid w:val="009D21CC"/>
    <w:rsid w:val="009D224F"/>
    <w:rsid w:val="009D2343"/>
    <w:rsid w:val="009D25D6"/>
    <w:rsid w:val="009D266E"/>
    <w:rsid w:val="009D2679"/>
    <w:rsid w:val="009D267F"/>
    <w:rsid w:val="009D2DEB"/>
    <w:rsid w:val="009D2F76"/>
    <w:rsid w:val="009D3135"/>
    <w:rsid w:val="009D322C"/>
    <w:rsid w:val="009D33E8"/>
    <w:rsid w:val="009D33F7"/>
    <w:rsid w:val="009D3458"/>
    <w:rsid w:val="009D358A"/>
    <w:rsid w:val="009D35E8"/>
    <w:rsid w:val="009D3893"/>
    <w:rsid w:val="009D3971"/>
    <w:rsid w:val="009D39C5"/>
    <w:rsid w:val="009D3E77"/>
    <w:rsid w:val="009D3F25"/>
    <w:rsid w:val="009D423C"/>
    <w:rsid w:val="009D4250"/>
    <w:rsid w:val="009D4386"/>
    <w:rsid w:val="009D44F6"/>
    <w:rsid w:val="009D46A0"/>
    <w:rsid w:val="009D471C"/>
    <w:rsid w:val="009D4893"/>
    <w:rsid w:val="009D4BBD"/>
    <w:rsid w:val="009D4C69"/>
    <w:rsid w:val="009D4D68"/>
    <w:rsid w:val="009D52D3"/>
    <w:rsid w:val="009D556C"/>
    <w:rsid w:val="009D5607"/>
    <w:rsid w:val="009D5788"/>
    <w:rsid w:val="009D5832"/>
    <w:rsid w:val="009D5CCA"/>
    <w:rsid w:val="009D5EC1"/>
    <w:rsid w:val="009D6180"/>
    <w:rsid w:val="009D6422"/>
    <w:rsid w:val="009D65A1"/>
    <w:rsid w:val="009D68CE"/>
    <w:rsid w:val="009D6E2A"/>
    <w:rsid w:val="009D6E39"/>
    <w:rsid w:val="009D6E4F"/>
    <w:rsid w:val="009D7304"/>
    <w:rsid w:val="009D7496"/>
    <w:rsid w:val="009D74CD"/>
    <w:rsid w:val="009D78A2"/>
    <w:rsid w:val="009D7A7F"/>
    <w:rsid w:val="009D7B08"/>
    <w:rsid w:val="009D7EB7"/>
    <w:rsid w:val="009E01A3"/>
    <w:rsid w:val="009E0351"/>
    <w:rsid w:val="009E0549"/>
    <w:rsid w:val="009E0A5F"/>
    <w:rsid w:val="009E0CA8"/>
    <w:rsid w:val="009E0CC0"/>
    <w:rsid w:val="009E0CF0"/>
    <w:rsid w:val="009E0D0F"/>
    <w:rsid w:val="009E0D66"/>
    <w:rsid w:val="009E10C0"/>
    <w:rsid w:val="009E1DD5"/>
    <w:rsid w:val="009E1EE4"/>
    <w:rsid w:val="009E1FB6"/>
    <w:rsid w:val="009E2105"/>
    <w:rsid w:val="009E2147"/>
    <w:rsid w:val="009E23E9"/>
    <w:rsid w:val="009E23EA"/>
    <w:rsid w:val="009E24F0"/>
    <w:rsid w:val="009E24FE"/>
    <w:rsid w:val="009E2533"/>
    <w:rsid w:val="009E278A"/>
    <w:rsid w:val="009E2967"/>
    <w:rsid w:val="009E2A72"/>
    <w:rsid w:val="009E2AB7"/>
    <w:rsid w:val="009E2B75"/>
    <w:rsid w:val="009E3676"/>
    <w:rsid w:val="009E3840"/>
    <w:rsid w:val="009E39D7"/>
    <w:rsid w:val="009E3C2B"/>
    <w:rsid w:val="009E3D44"/>
    <w:rsid w:val="009E3DFB"/>
    <w:rsid w:val="009E40DA"/>
    <w:rsid w:val="009E452C"/>
    <w:rsid w:val="009E4FC4"/>
    <w:rsid w:val="009E4FFE"/>
    <w:rsid w:val="009E504C"/>
    <w:rsid w:val="009E5063"/>
    <w:rsid w:val="009E528C"/>
    <w:rsid w:val="009E5600"/>
    <w:rsid w:val="009E5619"/>
    <w:rsid w:val="009E57A2"/>
    <w:rsid w:val="009E5B45"/>
    <w:rsid w:val="009E5B50"/>
    <w:rsid w:val="009E5B55"/>
    <w:rsid w:val="009E5B96"/>
    <w:rsid w:val="009E5C0E"/>
    <w:rsid w:val="009E5C23"/>
    <w:rsid w:val="009E60A9"/>
    <w:rsid w:val="009E61E9"/>
    <w:rsid w:val="009E6337"/>
    <w:rsid w:val="009E6376"/>
    <w:rsid w:val="009E646E"/>
    <w:rsid w:val="009E69E4"/>
    <w:rsid w:val="009E6AAD"/>
    <w:rsid w:val="009E7320"/>
    <w:rsid w:val="009E73CF"/>
    <w:rsid w:val="009E7905"/>
    <w:rsid w:val="009E7B66"/>
    <w:rsid w:val="009E7DA2"/>
    <w:rsid w:val="009E7DD0"/>
    <w:rsid w:val="009E7E49"/>
    <w:rsid w:val="009E7F71"/>
    <w:rsid w:val="009F05B7"/>
    <w:rsid w:val="009F06FB"/>
    <w:rsid w:val="009F0843"/>
    <w:rsid w:val="009F0AF8"/>
    <w:rsid w:val="009F0B12"/>
    <w:rsid w:val="009F0D37"/>
    <w:rsid w:val="009F0DEE"/>
    <w:rsid w:val="009F0FE2"/>
    <w:rsid w:val="009F1308"/>
    <w:rsid w:val="009F135A"/>
    <w:rsid w:val="009F1590"/>
    <w:rsid w:val="009F1618"/>
    <w:rsid w:val="009F1674"/>
    <w:rsid w:val="009F16E4"/>
    <w:rsid w:val="009F19C6"/>
    <w:rsid w:val="009F1E5F"/>
    <w:rsid w:val="009F229D"/>
    <w:rsid w:val="009F2327"/>
    <w:rsid w:val="009F2359"/>
    <w:rsid w:val="009F2503"/>
    <w:rsid w:val="009F2515"/>
    <w:rsid w:val="009F254D"/>
    <w:rsid w:val="009F2638"/>
    <w:rsid w:val="009F28C7"/>
    <w:rsid w:val="009F29CC"/>
    <w:rsid w:val="009F2EF0"/>
    <w:rsid w:val="009F2F3C"/>
    <w:rsid w:val="009F315B"/>
    <w:rsid w:val="009F32A7"/>
    <w:rsid w:val="009F330B"/>
    <w:rsid w:val="009F3331"/>
    <w:rsid w:val="009F35DC"/>
    <w:rsid w:val="009F3754"/>
    <w:rsid w:val="009F3AD3"/>
    <w:rsid w:val="009F3AFD"/>
    <w:rsid w:val="009F4145"/>
    <w:rsid w:val="009F416C"/>
    <w:rsid w:val="009F440B"/>
    <w:rsid w:val="009F44BA"/>
    <w:rsid w:val="009F4663"/>
    <w:rsid w:val="009F4849"/>
    <w:rsid w:val="009F4883"/>
    <w:rsid w:val="009F4C21"/>
    <w:rsid w:val="009F4E6C"/>
    <w:rsid w:val="009F4EE1"/>
    <w:rsid w:val="009F4FDD"/>
    <w:rsid w:val="009F5067"/>
    <w:rsid w:val="009F529B"/>
    <w:rsid w:val="009F53CF"/>
    <w:rsid w:val="009F5C2C"/>
    <w:rsid w:val="009F5CF5"/>
    <w:rsid w:val="009F60A2"/>
    <w:rsid w:val="009F61F9"/>
    <w:rsid w:val="009F63A4"/>
    <w:rsid w:val="009F69F1"/>
    <w:rsid w:val="009F6AA4"/>
    <w:rsid w:val="009F6BD3"/>
    <w:rsid w:val="009F6C49"/>
    <w:rsid w:val="009F6CB9"/>
    <w:rsid w:val="009F6E38"/>
    <w:rsid w:val="009F72E5"/>
    <w:rsid w:val="009F74FF"/>
    <w:rsid w:val="00A00082"/>
    <w:rsid w:val="00A001F5"/>
    <w:rsid w:val="00A004C1"/>
    <w:rsid w:val="00A0059D"/>
    <w:rsid w:val="00A00639"/>
    <w:rsid w:val="00A006E1"/>
    <w:rsid w:val="00A006E5"/>
    <w:rsid w:val="00A007D9"/>
    <w:rsid w:val="00A00AED"/>
    <w:rsid w:val="00A00C2D"/>
    <w:rsid w:val="00A00E14"/>
    <w:rsid w:val="00A00EB2"/>
    <w:rsid w:val="00A0109B"/>
    <w:rsid w:val="00A01105"/>
    <w:rsid w:val="00A014BD"/>
    <w:rsid w:val="00A015FA"/>
    <w:rsid w:val="00A01670"/>
    <w:rsid w:val="00A01896"/>
    <w:rsid w:val="00A018D7"/>
    <w:rsid w:val="00A019E2"/>
    <w:rsid w:val="00A01AEF"/>
    <w:rsid w:val="00A01C97"/>
    <w:rsid w:val="00A01D04"/>
    <w:rsid w:val="00A021CE"/>
    <w:rsid w:val="00A0220B"/>
    <w:rsid w:val="00A02295"/>
    <w:rsid w:val="00A023CB"/>
    <w:rsid w:val="00A027F0"/>
    <w:rsid w:val="00A02BCD"/>
    <w:rsid w:val="00A02EC6"/>
    <w:rsid w:val="00A02FE8"/>
    <w:rsid w:val="00A0314A"/>
    <w:rsid w:val="00A03362"/>
    <w:rsid w:val="00A03767"/>
    <w:rsid w:val="00A03961"/>
    <w:rsid w:val="00A03990"/>
    <w:rsid w:val="00A03C14"/>
    <w:rsid w:val="00A03E1A"/>
    <w:rsid w:val="00A03F55"/>
    <w:rsid w:val="00A044E1"/>
    <w:rsid w:val="00A044ED"/>
    <w:rsid w:val="00A0458E"/>
    <w:rsid w:val="00A046EE"/>
    <w:rsid w:val="00A04807"/>
    <w:rsid w:val="00A04870"/>
    <w:rsid w:val="00A04893"/>
    <w:rsid w:val="00A04A22"/>
    <w:rsid w:val="00A04CC6"/>
    <w:rsid w:val="00A0500C"/>
    <w:rsid w:val="00A0503A"/>
    <w:rsid w:val="00A051BC"/>
    <w:rsid w:val="00A054A2"/>
    <w:rsid w:val="00A0575A"/>
    <w:rsid w:val="00A0598C"/>
    <w:rsid w:val="00A05D5A"/>
    <w:rsid w:val="00A05DD0"/>
    <w:rsid w:val="00A05DF7"/>
    <w:rsid w:val="00A05F42"/>
    <w:rsid w:val="00A06244"/>
    <w:rsid w:val="00A062E1"/>
    <w:rsid w:val="00A0659B"/>
    <w:rsid w:val="00A065B9"/>
    <w:rsid w:val="00A06700"/>
    <w:rsid w:val="00A0688D"/>
    <w:rsid w:val="00A0690C"/>
    <w:rsid w:val="00A06D25"/>
    <w:rsid w:val="00A06ECE"/>
    <w:rsid w:val="00A07381"/>
    <w:rsid w:val="00A07A01"/>
    <w:rsid w:val="00A07BC6"/>
    <w:rsid w:val="00A07CD7"/>
    <w:rsid w:val="00A07D55"/>
    <w:rsid w:val="00A10034"/>
    <w:rsid w:val="00A10249"/>
    <w:rsid w:val="00A10317"/>
    <w:rsid w:val="00A104F6"/>
    <w:rsid w:val="00A105B5"/>
    <w:rsid w:val="00A10775"/>
    <w:rsid w:val="00A10951"/>
    <w:rsid w:val="00A109E9"/>
    <w:rsid w:val="00A10B6D"/>
    <w:rsid w:val="00A10BF0"/>
    <w:rsid w:val="00A10C46"/>
    <w:rsid w:val="00A10DA6"/>
    <w:rsid w:val="00A10EC8"/>
    <w:rsid w:val="00A10ED1"/>
    <w:rsid w:val="00A10EF3"/>
    <w:rsid w:val="00A1108E"/>
    <w:rsid w:val="00A11156"/>
    <w:rsid w:val="00A1151D"/>
    <w:rsid w:val="00A11587"/>
    <w:rsid w:val="00A116F0"/>
    <w:rsid w:val="00A118D6"/>
    <w:rsid w:val="00A11C26"/>
    <w:rsid w:val="00A11F05"/>
    <w:rsid w:val="00A11F8B"/>
    <w:rsid w:val="00A121B0"/>
    <w:rsid w:val="00A125B1"/>
    <w:rsid w:val="00A127F4"/>
    <w:rsid w:val="00A128C4"/>
    <w:rsid w:val="00A12C7F"/>
    <w:rsid w:val="00A12DD4"/>
    <w:rsid w:val="00A12E35"/>
    <w:rsid w:val="00A13021"/>
    <w:rsid w:val="00A13976"/>
    <w:rsid w:val="00A13C2D"/>
    <w:rsid w:val="00A13CBB"/>
    <w:rsid w:val="00A13DC5"/>
    <w:rsid w:val="00A13E4D"/>
    <w:rsid w:val="00A13EF2"/>
    <w:rsid w:val="00A14463"/>
    <w:rsid w:val="00A144C7"/>
    <w:rsid w:val="00A1455E"/>
    <w:rsid w:val="00A145C9"/>
    <w:rsid w:val="00A14677"/>
    <w:rsid w:val="00A14A42"/>
    <w:rsid w:val="00A152BF"/>
    <w:rsid w:val="00A155F3"/>
    <w:rsid w:val="00A15A0A"/>
    <w:rsid w:val="00A15AE5"/>
    <w:rsid w:val="00A15AF0"/>
    <w:rsid w:val="00A15C0B"/>
    <w:rsid w:val="00A15C62"/>
    <w:rsid w:val="00A15D0F"/>
    <w:rsid w:val="00A16104"/>
    <w:rsid w:val="00A166F2"/>
    <w:rsid w:val="00A1673E"/>
    <w:rsid w:val="00A1692F"/>
    <w:rsid w:val="00A16933"/>
    <w:rsid w:val="00A16DAE"/>
    <w:rsid w:val="00A16DEA"/>
    <w:rsid w:val="00A16E11"/>
    <w:rsid w:val="00A16E54"/>
    <w:rsid w:val="00A16F69"/>
    <w:rsid w:val="00A17743"/>
    <w:rsid w:val="00A1774A"/>
    <w:rsid w:val="00A178F1"/>
    <w:rsid w:val="00A178F6"/>
    <w:rsid w:val="00A179A1"/>
    <w:rsid w:val="00A17BD9"/>
    <w:rsid w:val="00A17CF5"/>
    <w:rsid w:val="00A204CB"/>
    <w:rsid w:val="00A2079B"/>
    <w:rsid w:val="00A207F2"/>
    <w:rsid w:val="00A208EC"/>
    <w:rsid w:val="00A209C6"/>
    <w:rsid w:val="00A20A48"/>
    <w:rsid w:val="00A20AD2"/>
    <w:rsid w:val="00A20D8C"/>
    <w:rsid w:val="00A20F41"/>
    <w:rsid w:val="00A213B1"/>
    <w:rsid w:val="00A21708"/>
    <w:rsid w:val="00A21752"/>
    <w:rsid w:val="00A2177B"/>
    <w:rsid w:val="00A21A4B"/>
    <w:rsid w:val="00A21A79"/>
    <w:rsid w:val="00A21B10"/>
    <w:rsid w:val="00A21C7E"/>
    <w:rsid w:val="00A2205C"/>
    <w:rsid w:val="00A22148"/>
    <w:rsid w:val="00A224E7"/>
    <w:rsid w:val="00A22515"/>
    <w:rsid w:val="00A22686"/>
    <w:rsid w:val="00A226A7"/>
    <w:rsid w:val="00A226EC"/>
    <w:rsid w:val="00A226F8"/>
    <w:rsid w:val="00A22C67"/>
    <w:rsid w:val="00A22C9D"/>
    <w:rsid w:val="00A22F0F"/>
    <w:rsid w:val="00A2323E"/>
    <w:rsid w:val="00A23402"/>
    <w:rsid w:val="00A2384D"/>
    <w:rsid w:val="00A2389A"/>
    <w:rsid w:val="00A238CC"/>
    <w:rsid w:val="00A23A38"/>
    <w:rsid w:val="00A23ACC"/>
    <w:rsid w:val="00A23D92"/>
    <w:rsid w:val="00A23DD0"/>
    <w:rsid w:val="00A23F00"/>
    <w:rsid w:val="00A24259"/>
    <w:rsid w:val="00A248BF"/>
    <w:rsid w:val="00A249AC"/>
    <w:rsid w:val="00A24B35"/>
    <w:rsid w:val="00A24E8C"/>
    <w:rsid w:val="00A250DE"/>
    <w:rsid w:val="00A25159"/>
    <w:rsid w:val="00A253D6"/>
    <w:rsid w:val="00A254F5"/>
    <w:rsid w:val="00A2559A"/>
    <w:rsid w:val="00A2559F"/>
    <w:rsid w:val="00A25C7F"/>
    <w:rsid w:val="00A262A1"/>
    <w:rsid w:val="00A2659A"/>
    <w:rsid w:val="00A265A9"/>
    <w:rsid w:val="00A26601"/>
    <w:rsid w:val="00A266AB"/>
    <w:rsid w:val="00A26834"/>
    <w:rsid w:val="00A26BC3"/>
    <w:rsid w:val="00A26DB8"/>
    <w:rsid w:val="00A26F41"/>
    <w:rsid w:val="00A27021"/>
    <w:rsid w:val="00A270E2"/>
    <w:rsid w:val="00A2731F"/>
    <w:rsid w:val="00A273CB"/>
    <w:rsid w:val="00A27AA8"/>
    <w:rsid w:val="00A27C9A"/>
    <w:rsid w:val="00A27CBA"/>
    <w:rsid w:val="00A27F9B"/>
    <w:rsid w:val="00A3034A"/>
    <w:rsid w:val="00A30525"/>
    <w:rsid w:val="00A308F3"/>
    <w:rsid w:val="00A30938"/>
    <w:rsid w:val="00A309A1"/>
    <w:rsid w:val="00A30ADD"/>
    <w:rsid w:val="00A30C01"/>
    <w:rsid w:val="00A30C2A"/>
    <w:rsid w:val="00A31257"/>
    <w:rsid w:val="00A313A4"/>
    <w:rsid w:val="00A3155E"/>
    <w:rsid w:val="00A3190E"/>
    <w:rsid w:val="00A31B31"/>
    <w:rsid w:val="00A31CFD"/>
    <w:rsid w:val="00A31DDB"/>
    <w:rsid w:val="00A31E33"/>
    <w:rsid w:val="00A31F50"/>
    <w:rsid w:val="00A32047"/>
    <w:rsid w:val="00A32314"/>
    <w:rsid w:val="00A3233E"/>
    <w:rsid w:val="00A324B1"/>
    <w:rsid w:val="00A3263B"/>
    <w:rsid w:val="00A326F2"/>
    <w:rsid w:val="00A32706"/>
    <w:rsid w:val="00A3276E"/>
    <w:rsid w:val="00A3280C"/>
    <w:rsid w:val="00A3296F"/>
    <w:rsid w:val="00A32995"/>
    <w:rsid w:val="00A32A6A"/>
    <w:rsid w:val="00A32A7E"/>
    <w:rsid w:val="00A32A9E"/>
    <w:rsid w:val="00A32AAB"/>
    <w:rsid w:val="00A32C0E"/>
    <w:rsid w:val="00A32C6E"/>
    <w:rsid w:val="00A32CEA"/>
    <w:rsid w:val="00A33051"/>
    <w:rsid w:val="00A333EF"/>
    <w:rsid w:val="00A334CA"/>
    <w:rsid w:val="00A33909"/>
    <w:rsid w:val="00A33AE5"/>
    <w:rsid w:val="00A33EE8"/>
    <w:rsid w:val="00A341FB"/>
    <w:rsid w:val="00A34285"/>
    <w:rsid w:val="00A343C6"/>
    <w:rsid w:val="00A344BC"/>
    <w:rsid w:val="00A344CA"/>
    <w:rsid w:val="00A3466E"/>
    <w:rsid w:val="00A34706"/>
    <w:rsid w:val="00A3470E"/>
    <w:rsid w:val="00A34923"/>
    <w:rsid w:val="00A34C18"/>
    <w:rsid w:val="00A34DD3"/>
    <w:rsid w:val="00A34EC0"/>
    <w:rsid w:val="00A353AC"/>
    <w:rsid w:val="00A3571B"/>
    <w:rsid w:val="00A35D92"/>
    <w:rsid w:val="00A35D98"/>
    <w:rsid w:val="00A35F0F"/>
    <w:rsid w:val="00A35F53"/>
    <w:rsid w:val="00A36376"/>
    <w:rsid w:val="00A3650D"/>
    <w:rsid w:val="00A36745"/>
    <w:rsid w:val="00A36894"/>
    <w:rsid w:val="00A368E1"/>
    <w:rsid w:val="00A371AA"/>
    <w:rsid w:val="00A37681"/>
    <w:rsid w:val="00A3787D"/>
    <w:rsid w:val="00A378D1"/>
    <w:rsid w:val="00A3799D"/>
    <w:rsid w:val="00A379D4"/>
    <w:rsid w:val="00A37B29"/>
    <w:rsid w:val="00A37D99"/>
    <w:rsid w:val="00A37EA1"/>
    <w:rsid w:val="00A37FA5"/>
    <w:rsid w:val="00A37FD6"/>
    <w:rsid w:val="00A400E6"/>
    <w:rsid w:val="00A4021A"/>
    <w:rsid w:val="00A40287"/>
    <w:rsid w:val="00A40736"/>
    <w:rsid w:val="00A408AF"/>
    <w:rsid w:val="00A40C5B"/>
    <w:rsid w:val="00A40E15"/>
    <w:rsid w:val="00A40E25"/>
    <w:rsid w:val="00A40F52"/>
    <w:rsid w:val="00A412F9"/>
    <w:rsid w:val="00A4133B"/>
    <w:rsid w:val="00A41393"/>
    <w:rsid w:val="00A41537"/>
    <w:rsid w:val="00A4156C"/>
    <w:rsid w:val="00A41659"/>
    <w:rsid w:val="00A4167E"/>
    <w:rsid w:val="00A417DE"/>
    <w:rsid w:val="00A41848"/>
    <w:rsid w:val="00A4189F"/>
    <w:rsid w:val="00A4198B"/>
    <w:rsid w:val="00A41B84"/>
    <w:rsid w:val="00A41B8A"/>
    <w:rsid w:val="00A41BD6"/>
    <w:rsid w:val="00A41CA5"/>
    <w:rsid w:val="00A41CFD"/>
    <w:rsid w:val="00A42007"/>
    <w:rsid w:val="00A422CF"/>
    <w:rsid w:val="00A42504"/>
    <w:rsid w:val="00A428E1"/>
    <w:rsid w:val="00A42BD1"/>
    <w:rsid w:val="00A42DE6"/>
    <w:rsid w:val="00A42E04"/>
    <w:rsid w:val="00A42E7D"/>
    <w:rsid w:val="00A42F54"/>
    <w:rsid w:val="00A430C4"/>
    <w:rsid w:val="00A43101"/>
    <w:rsid w:val="00A43180"/>
    <w:rsid w:val="00A4349C"/>
    <w:rsid w:val="00A4366F"/>
    <w:rsid w:val="00A437C0"/>
    <w:rsid w:val="00A438BB"/>
    <w:rsid w:val="00A43AE5"/>
    <w:rsid w:val="00A43D96"/>
    <w:rsid w:val="00A43E9F"/>
    <w:rsid w:val="00A43F47"/>
    <w:rsid w:val="00A4416A"/>
    <w:rsid w:val="00A44342"/>
    <w:rsid w:val="00A4445C"/>
    <w:rsid w:val="00A44467"/>
    <w:rsid w:val="00A4475A"/>
    <w:rsid w:val="00A44965"/>
    <w:rsid w:val="00A44E08"/>
    <w:rsid w:val="00A44EA4"/>
    <w:rsid w:val="00A451BC"/>
    <w:rsid w:val="00A4536C"/>
    <w:rsid w:val="00A45762"/>
    <w:rsid w:val="00A45CDB"/>
    <w:rsid w:val="00A46046"/>
    <w:rsid w:val="00A46460"/>
    <w:rsid w:val="00A464DC"/>
    <w:rsid w:val="00A46694"/>
    <w:rsid w:val="00A467E0"/>
    <w:rsid w:val="00A468C7"/>
    <w:rsid w:val="00A46918"/>
    <w:rsid w:val="00A469AC"/>
    <w:rsid w:val="00A46BBC"/>
    <w:rsid w:val="00A46E75"/>
    <w:rsid w:val="00A46EE3"/>
    <w:rsid w:val="00A46F27"/>
    <w:rsid w:val="00A47368"/>
    <w:rsid w:val="00A477A5"/>
    <w:rsid w:val="00A479D1"/>
    <w:rsid w:val="00A47ABE"/>
    <w:rsid w:val="00A5009D"/>
    <w:rsid w:val="00A500E9"/>
    <w:rsid w:val="00A50186"/>
    <w:rsid w:val="00A501F6"/>
    <w:rsid w:val="00A507C4"/>
    <w:rsid w:val="00A50829"/>
    <w:rsid w:val="00A50920"/>
    <w:rsid w:val="00A50A51"/>
    <w:rsid w:val="00A50F2A"/>
    <w:rsid w:val="00A50F6E"/>
    <w:rsid w:val="00A51073"/>
    <w:rsid w:val="00A51561"/>
    <w:rsid w:val="00A51899"/>
    <w:rsid w:val="00A51966"/>
    <w:rsid w:val="00A51B00"/>
    <w:rsid w:val="00A52245"/>
    <w:rsid w:val="00A5235A"/>
    <w:rsid w:val="00A5239C"/>
    <w:rsid w:val="00A523F1"/>
    <w:rsid w:val="00A52423"/>
    <w:rsid w:val="00A52591"/>
    <w:rsid w:val="00A527A8"/>
    <w:rsid w:val="00A529F8"/>
    <w:rsid w:val="00A52A7D"/>
    <w:rsid w:val="00A52D3C"/>
    <w:rsid w:val="00A52E60"/>
    <w:rsid w:val="00A53010"/>
    <w:rsid w:val="00A530D0"/>
    <w:rsid w:val="00A53223"/>
    <w:rsid w:val="00A53359"/>
    <w:rsid w:val="00A534C2"/>
    <w:rsid w:val="00A534EB"/>
    <w:rsid w:val="00A5359F"/>
    <w:rsid w:val="00A5365C"/>
    <w:rsid w:val="00A53A16"/>
    <w:rsid w:val="00A53B3C"/>
    <w:rsid w:val="00A53C24"/>
    <w:rsid w:val="00A54160"/>
    <w:rsid w:val="00A541C0"/>
    <w:rsid w:val="00A543E2"/>
    <w:rsid w:val="00A54606"/>
    <w:rsid w:val="00A547B1"/>
    <w:rsid w:val="00A54802"/>
    <w:rsid w:val="00A54932"/>
    <w:rsid w:val="00A54966"/>
    <w:rsid w:val="00A54B00"/>
    <w:rsid w:val="00A54B68"/>
    <w:rsid w:val="00A54D3F"/>
    <w:rsid w:val="00A54DAE"/>
    <w:rsid w:val="00A54DF4"/>
    <w:rsid w:val="00A54E37"/>
    <w:rsid w:val="00A54EA4"/>
    <w:rsid w:val="00A54EF9"/>
    <w:rsid w:val="00A54F25"/>
    <w:rsid w:val="00A55012"/>
    <w:rsid w:val="00A55221"/>
    <w:rsid w:val="00A552D4"/>
    <w:rsid w:val="00A5566F"/>
    <w:rsid w:val="00A55AC8"/>
    <w:rsid w:val="00A55CBF"/>
    <w:rsid w:val="00A563AF"/>
    <w:rsid w:val="00A56552"/>
    <w:rsid w:val="00A5693B"/>
    <w:rsid w:val="00A569F4"/>
    <w:rsid w:val="00A56AAC"/>
    <w:rsid w:val="00A56E0C"/>
    <w:rsid w:val="00A56FEA"/>
    <w:rsid w:val="00A57163"/>
    <w:rsid w:val="00A5745A"/>
    <w:rsid w:val="00A57500"/>
    <w:rsid w:val="00A575C1"/>
    <w:rsid w:val="00A57612"/>
    <w:rsid w:val="00A57779"/>
    <w:rsid w:val="00A57CA8"/>
    <w:rsid w:val="00A6001F"/>
    <w:rsid w:val="00A60149"/>
    <w:rsid w:val="00A6037F"/>
    <w:rsid w:val="00A6054F"/>
    <w:rsid w:val="00A6088E"/>
    <w:rsid w:val="00A60A7A"/>
    <w:rsid w:val="00A60AE0"/>
    <w:rsid w:val="00A60B10"/>
    <w:rsid w:val="00A60EBA"/>
    <w:rsid w:val="00A60F32"/>
    <w:rsid w:val="00A6109F"/>
    <w:rsid w:val="00A6123E"/>
    <w:rsid w:val="00A6139D"/>
    <w:rsid w:val="00A613BA"/>
    <w:rsid w:val="00A613D1"/>
    <w:rsid w:val="00A614C7"/>
    <w:rsid w:val="00A615E1"/>
    <w:rsid w:val="00A6161C"/>
    <w:rsid w:val="00A61813"/>
    <w:rsid w:val="00A61A0E"/>
    <w:rsid w:val="00A61D04"/>
    <w:rsid w:val="00A61E3A"/>
    <w:rsid w:val="00A61EE8"/>
    <w:rsid w:val="00A61F1D"/>
    <w:rsid w:val="00A61F9C"/>
    <w:rsid w:val="00A61FDD"/>
    <w:rsid w:val="00A6200D"/>
    <w:rsid w:val="00A623A2"/>
    <w:rsid w:val="00A62730"/>
    <w:rsid w:val="00A6281B"/>
    <w:rsid w:val="00A629A0"/>
    <w:rsid w:val="00A629F1"/>
    <w:rsid w:val="00A62A3D"/>
    <w:rsid w:val="00A62B71"/>
    <w:rsid w:val="00A62E08"/>
    <w:rsid w:val="00A6302A"/>
    <w:rsid w:val="00A63373"/>
    <w:rsid w:val="00A6341A"/>
    <w:rsid w:val="00A6356A"/>
    <w:rsid w:val="00A637E4"/>
    <w:rsid w:val="00A639C2"/>
    <w:rsid w:val="00A63AB4"/>
    <w:rsid w:val="00A63CA9"/>
    <w:rsid w:val="00A643A6"/>
    <w:rsid w:val="00A647C0"/>
    <w:rsid w:val="00A64983"/>
    <w:rsid w:val="00A64F32"/>
    <w:rsid w:val="00A659B8"/>
    <w:rsid w:val="00A659C5"/>
    <w:rsid w:val="00A65B45"/>
    <w:rsid w:val="00A65F85"/>
    <w:rsid w:val="00A66063"/>
    <w:rsid w:val="00A663C1"/>
    <w:rsid w:val="00A66882"/>
    <w:rsid w:val="00A66F3A"/>
    <w:rsid w:val="00A672FA"/>
    <w:rsid w:val="00A673F3"/>
    <w:rsid w:val="00A67483"/>
    <w:rsid w:val="00A676F4"/>
    <w:rsid w:val="00A6787A"/>
    <w:rsid w:val="00A67898"/>
    <w:rsid w:val="00A67B27"/>
    <w:rsid w:val="00A67B9C"/>
    <w:rsid w:val="00A67D43"/>
    <w:rsid w:val="00A67E39"/>
    <w:rsid w:val="00A70280"/>
    <w:rsid w:val="00A70301"/>
    <w:rsid w:val="00A70400"/>
    <w:rsid w:val="00A70411"/>
    <w:rsid w:val="00A70549"/>
    <w:rsid w:val="00A706D1"/>
    <w:rsid w:val="00A7080D"/>
    <w:rsid w:val="00A70D12"/>
    <w:rsid w:val="00A70FA2"/>
    <w:rsid w:val="00A712C0"/>
    <w:rsid w:val="00A7137A"/>
    <w:rsid w:val="00A714C0"/>
    <w:rsid w:val="00A71504"/>
    <w:rsid w:val="00A71666"/>
    <w:rsid w:val="00A71787"/>
    <w:rsid w:val="00A71840"/>
    <w:rsid w:val="00A71B37"/>
    <w:rsid w:val="00A721A9"/>
    <w:rsid w:val="00A7224C"/>
    <w:rsid w:val="00A72303"/>
    <w:rsid w:val="00A72A5C"/>
    <w:rsid w:val="00A72B1B"/>
    <w:rsid w:val="00A72C22"/>
    <w:rsid w:val="00A72E07"/>
    <w:rsid w:val="00A72F00"/>
    <w:rsid w:val="00A7326F"/>
    <w:rsid w:val="00A73807"/>
    <w:rsid w:val="00A73B57"/>
    <w:rsid w:val="00A73B73"/>
    <w:rsid w:val="00A73B8F"/>
    <w:rsid w:val="00A73C16"/>
    <w:rsid w:val="00A73C17"/>
    <w:rsid w:val="00A73D0A"/>
    <w:rsid w:val="00A741CD"/>
    <w:rsid w:val="00A743BD"/>
    <w:rsid w:val="00A74445"/>
    <w:rsid w:val="00A746B6"/>
    <w:rsid w:val="00A746CC"/>
    <w:rsid w:val="00A74AF9"/>
    <w:rsid w:val="00A74DF0"/>
    <w:rsid w:val="00A74E1B"/>
    <w:rsid w:val="00A74E69"/>
    <w:rsid w:val="00A75358"/>
    <w:rsid w:val="00A7539B"/>
    <w:rsid w:val="00A75441"/>
    <w:rsid w:val="00A75487"/>
    <w:rsid w:val="00A75500"/>
    <w:rsid w:val="00A755F0"/>
    <w:rsid w:val="00A75633"/>
    <w:rsid w:val="00A75783"/>
    <w:rsid w:val="00A759C3"/>
    <w:rsid w:val="00A75B6C"/>
    <w:rsid w:val="00A7635A"/>
    <w:rsid w:val="00A764CB"/>
    <w:rsid w:val="00A76536"/>
    <w:rsid w:val="00A76729"/>
    <w:rsid w:val="00A76732"/>
    <w:rsid w:val="00A769D9"/>
    <w:rsid w:val="00A76A9F"/>
    <w:rsid w:val="00A7706C"/>
    <w:rsid w:val="00A7710D"/>
    <w:rsid w:val="00A77267"/>
    <w:rsid w:val="00A77829"/>
    <w:rsid w:val="00A7799B"/>
    <w:rsid w:val="00A77AAC"/>
    <w:rsid w:val="00A77E1C"/>
    <w:rsid w:val="00A77E87"/>
    <w:rsid w:val="00A77F32"/>
    <w:rsid w:val="00A804AF"/>
    <w:rsid w:val="00A8061A"/>
    <w:rsid w:val="00A80644"/>
    <w:rsid w:val="00A80790"/>
    <w:rsid w:val="00A80850"/>
    <w:rsid w:val="00A80AEE"/>
    <w:rsid w:val="00A80C2D"/>
    <w:rsid w:val="00A80CC6"/>
    <w:rsid w:val="00A80D1E"/>
    <w:rsid w:val="00A80EA2"/>
    <w:rsid w:val="00A80F40"/>
    <w:rsid w:val="00A80FC0"/>
    <w:rsid w:val="00A8153C"/>
    <w:rsid w:val="00A817CD"/>
    <w:rsid w:val="00A819EF"/>
    <w:rsid w:val="00A81BB8"/>
    <w:rsid w:val="00A81CB2"/>
    <w:rsid w:val="00A81E4B"/>
    <w:rsid w:val="00A81E80"/>
    <w:rsid w:val="00A82003"/>
    <w:rsid w:val="00A82281"/>
    <w:rsid w:val="00A82344"/>
    <w:rsid w:val="00A8245A"/>
    <w:rsid w:val="00A827FB"/>
    <w:rsid w:val="00A8287E"/>
    <w:rsid w:val="00A8288B"/>
    <w:rsid w:val="00A8290E"/>
    <w:rsid w:val="00A82939"/>
    <w:rsid w:val="00A8295D"/>
    <w:rsid w:val="00A82B02"/>
    <w:rsid w:val="00A82F03"/>
    <w:rsid w:val="00A83247"/>
    <w:rsid w:val="00A832FE"/>
    <w:rsid w:val="00A83305"/>
    <w:rsid w:val="00A833A4"/>
    <w:rsid w:val="00A836F6"/>
    <w:rsid w:val="00A8372A"/>
    <w:rsid w:val="00A83981"/>
    <w:rsid w:val="00A83AD7"/>
    <w:rsid w:val="00A83B73"/>
    <w:rsid w:val="00A83EAA"/>
    <w:rsid w:val="00A84A7E"/>
    <w:rsid w:val="00A84E26"/>
    <w:rsid w:val="00A850E3"/>
    <w:rsid w:val="00A853D3"/>
    <w:rsid w:val="00A8560F"/>
    <w:rsid w:val="00A856CD"/>
    <w:rsid w:val="00A85731"/>
    <w:rsid w:val="00A85841"/>
    <w:rsid w:val="00A8586D"/>
    <w:rsid w:val="00A85D8E"/>
    <w:rsid w:val="00A85DD3"/>
    <w:rsid w:val="00A86266"/>
    <w:rsid w:val="00A86297"/>
    <w:rsid w:val="00A86372"/>
    <w:rsid w:val="00A86585"/>
    <w:rsid w:val="00A866B3"/>
    <w:rsid w:val="00A8678C"/>
    <w:rsid w:val="00A86B23"/>
    <w:rsid w:val="00A86E19"/>
    <w:rsid w:val="00A86EC8"/>
    <w:rsid w:val="00A870CE"/>
    <w:rsid w:val="00A87202"/>
    <w:rsid w:val="00A87268"/>
    <w:rsid w:val="00A872F2"/>
    <w:rsid w:val="00A87688"/>
    <w:rsid w:val="00A8778B"/>
    <w:rsid w:val="00A87813"/>
    <w:rsid w:val="00A87877"/>
    <w:rsid w:val="00A878B1"/>
    <w:rsid w:val="00A87B4C"/>
    <w:rsid w:val="00A87B79"/>
    <w:rsid w:val="00A87DD1"/>
    <w:rsid w:val="00A87E8A"/>
    <w:rsid w:val="00A9039F"/>
    <w:rsid w:val="00A9049B"/>
    <w:rsid w:val="00A9052E"/>
    <w:rsid w:val="00A905B0"/>
    <w:rsid w:val="00A906CD"/>
    <w:rsid w:val="00A90AAE"/>
    <w:rsid w:val="00A90DC7"/>
    <w:rsid w:val="00A91225"/>
    <w:rsid w:val="00A9143B"/>
    <w:rsid w:val="00A91492"/>
    <w:rsid w:val="00A9184B"/>
    <w:rsid w:val="00A91893"/>
    <w:rsid w:val="00A91948"/>
    <w:rsid w:val="00A91E3B"/>
    <w:rsid w:val="00A91F0F"/>
    <w:rsid w:val="00A91F57"/>
    <w:rsid w:val="00A91FEF"/>
    <w:rsid w:val="00A924A0"/>
    <w:rsid w:val="00A92654"/>
    <w:rsid w:val="00A9283E"/>
    <w:rsid w:val="00A92944"/>
    <w:rsid w:val="00A92A70"/>
    <w:rsid w:val="00A92A81"/>
    <w:rsid w:val="00A92B70"/>
    <w:rsid w:val="00A92C8E"/>
    <w:rsid w:val="00A93843"/>
    <w:rsid w:val="00A938A9"/>
    <w:rsid w:val="00A9399F"/>
    <w:rsid w:val="00A939FA"/>
    <w:rsid w:val="00A93B5A"/>
    <w:rsid w:val="00A93DAE"/>
    <w:rsid w:val="00A93F56"/>
    <w:rsid w:val="00A93FDE"/>
    <w:rsid w:val="00A94034"/>
    <w:rsid w:val="00A944EC"/>
    <w:rsid w:val="00A94650"/>
    <w:rsid w:val="00A9497E"/>
    <w:rsid w:val="00A949D6"/>
    <w:rsid w:val="00A94D1B"/>
    <w:rsid w:val="00A94F8F"/>
    <w:rsid w:val="00A9560D"/>
    <w:rsid w:val="00A958D0"/>
    <w:rsid w:val="00A9592F"/>
    <w:rsid w:val="00A95957"/>
    <w:rsid w:val="00A95BA1"/>
    <w:rsid w:val="00A962CA"/>
    <w:rsid w:val="00A9633E"/>
    <w:rsid w:val="00A96689"/>
    <w:rsid w:val="00A966DC"/>
    <w:rsid w:val="00A96791"/>
    <w:rsid w:val="00A96B34"/>
    <w:rsid w:val="00A96C31"/>
    <w:rsid w:val="00A96D8F"/>
    <w:rsid w:val="00A96ED2"/>
    <w:rsid w:val="00A96EED"/>
    <w:rsid w:val="00A97518"/>
    <w:rsid w:val="00A9753E"/>
    <w:rsid w:val="00A975BC"/>
    <w:rsid w:val="00A9775B"/>
    <w:rsid w:val="00A9778F"/>
    <w:rsid w:val="00A97CCB"/>
    <w:rsid w:val="00A97D7F"/>
    <w:rsid w:val="00A97DC6"/>
    <w:rsid w:val="00AA0067"/>
    <w:rsid w:val="00AA01FA"/>
    <w:rsid w:val="00AA036E"/>
    <w:rsid w:val="00AA05F9"/>
    <w:rsid w:val="00AA06BF"/>
    <w:rsid w:val="00AA0A72"/>
    <w:rsid w:val="00AA0DDB"/>
    <w:rsid w:val="00AA0DE8"/>
    <w:rsid w:val="00AA0E33"/>
    <w:rsid w:val="00AA1127"/>
    <w:rsid w:val="00AA162B"/>
    <w:rsid w:val="00AA1A30"/>
    <w:rsid w:val="00AA1A50"/>
    <w:rsid w:val="00AA1EA4"/>
    <w:rsid w:val="00AA21D2"/>
    <w:rsid w:val="00AA21EE"/>
    <w:rsid w:val="00AA21FB"/>
    <w:rsid w:val="00AA2413"/>
    <w:rsid w:val="00AA2484"/>
    <w:rsid w:val="00AA250B"/>
    <w:rsid w:val="00AA263E"/>
    <w:rsid w:val="00AA2652"/>
    <w:rsid w:val="00AA2764"/>
    <w:rsid w:val="00AA28A0"/>
    <w:rsid w:val="00AA2A0C"/>
    <w:rsid w:val="00AA2FE9"/>
    <w:rsid w:val="00AA2FF1"/>
    <w:rsid w:val="00AA30C7"/>
    <w:rsid w:val="00AA325A"/>
    <w:rsid w:val="00AA335A"/>
    <w:rsid w:val="00AA3401"/>
    <w:rsid w:val="00AA3790"/>
    <w:rsid w:val="00AA3793"/>
    <w:rsid w:val="00AA3923"/>
    <w:rsid w:val="00AA3A4F"/>
    <w:rsid w:val="00AA3C78"/>
    <w:rsid w:val="00AA420E"/>
    <w:rsid w:val="00AA4249"/>
    <w:rsid w:val="00AA4262"/>
    <w:rsid w:val="00AA4433"/>
    <w:rsid w:val="00AA4553"/>
    <w:rsid w:val="00AA48E2"/>
    <w:rsid w:val="00AA4C0A"/>
    <w:rsid w:val="00AA5327"/>
    <w:rsid w:val="00AA5357"/>
    <w:rsid w:val="00AA5457"/>
    <w:rsid w:val="00AA568C"/>
    <w:rsid w:val="00AA5D86"/>
    <w:rsid w:val="00AA5E3A"/>
    <w:rsid w:val="00AA5E73"/>
    <w:rsid w:val="00AA5E9A"/>
    <w:rsid w:val="00AA5F9C"/>
    <w:rsid w:val="00AA624A"/>
    <w:rsid w:val="00AA62A7"/>
    <w:rsid w:val="00AA6565"/>
    <w:rsid w:val="00AA67B0"/>
    <w:rsid w:val="00AA69F2"/>
    <w:rsid w:val="00AA6AD9"/>
    <w:rsid w:val="00AA6CD7"/>
    <w:rsid w:val="00AA6CE5"/>
    <w:rsid w:val="00AA6D13"/>
    <w:rsid w:val="00AA6D1B"/>
    <w:rsid w:val="00AA6EF6"/>
    <w:rsid w:val="00AA719A"/>
    <w:rsid w:val="00AA7359"/>
    <w:rsid w:val="00AA738A"/>
    <w:rsid w:val="00AA73B6"/>
    <w:rsid w:val="00AA73DB"/>
    <w:rsid w:val="00AA754E"/>
    <w:rsid w:val="00AA762F"/>
    <w:rsid w:val="00AA78C6"/>
    <w:rsid w:val="00AB0271"/>
    <w:rsid w:val="00AB03FA"/>
    <w:rsid w:val="00AB03FE"/>
    <w:rsid w:val="00AB044E"/>
    <w:rsid w:val="00AB0511"/>
    <w:rsid w:val="00AB0522"/>
    <w:rsid w:val="00AB0A66"/>
    <w:rsid w:val="00AB0C2F"/>
    <w:rsid w:val="00AB0FAC"/>
    <w:rsid w:val="00AB10B0"/>
    <w:rsid w:val="00AB175F"/>
    <w:rsid w:val="00AB1908"/>
    <w:rsid w:val="00AB1AF7"/>
    <w:rsid w:val="00AB1E0A"/>
    <w:rsid w:val="00AB204C"/>
    <w:rsid w:val="00AB20C1"/>
    <w:rsid w:val="00AB25C3"/>
    <w:rsid w:val="00AB287A"/>
    <w:rsid w:val="00AB2EA2"/>
    <w:rsid w:val="00AB2EC0"/>
    <w:rsid w:val="00AB2FA3"/>
    <w:rsid w:val="00AB2FD9"/>
    <w:rsid w:val="00AB2FE5"/>
    <w:rsid w:val="00AB3093"/>
    <w:rsid w:val="00AB3107"/>
    <w:rsid w:val="00AB3721"/>
    <w:rsid w:val="00AB37F4"/>
    <w:rsid w:val="00AB3880"/>
    <w:rsid w:val="00AB38E4"/>
    <w:rsid w:val="00AB3EB1"/>
    <w:rsid w:val="00AB43C0"/>
    <w:rsid w:val="00AB4636"/>
    <w:rsid w:val="00AB481E"/>
    <w:rsid w:val="00AB4A5D"/>
    <w:rsid w:val="00AB4EB3"/>
    <w:rsid w:val="00AB58A5"/>
    <w:rsid w:val="00AB58D9"/>
    <w:rsid w:val="00AB5927"/>
    <w:rsid w:val="00AB5A21"/>
    <w:rsid w:val="00AB5A36"/>
    <w:rsid w:val="00AB5CEB"/>
    <w:rsid w:val="00AB5E9D"/>
    <w:rsid w:val="00AB619E"/>
    <w:rsid w:val="00AB61B4"/>
    <w:rsid w:val="00AB6243"/>
    <w:rsid w:val="00AB64F1"/>
    <w:rsid w:val="00AB66B3"/>
    <w:rsid w:val="00AB6F51"/>
    <w:rsid w:val="00AB7453"/>
    <w:rsid w:val="00AB76D4"/>
    <w:rsid w:val="00AB76DB"/>
    <w:rsid w:val="00AB7D97"/>
    <w:rsid w:val="00AC0181"/>
    <w:rsid w:val="00AC05DC"/>
    <w:rsid w:val="00AC0A2C"/>
    <w:rsid w:val="00AC0AEE"/>
    <w:rsid w:val="00AC115C"/>
    <w:rsid w:val="00AC1286"/>
    <w:rsid w:val="00AC13F6"/>
    <w:rsid w:val="00AC1544"/>
    <w:rsid w:val="00AC1690"/>
    <w:rsid w:val="00AC1846"/>
    <w:rsid w:val="00AC2021"/>
    <w:rsid w:val="00AC21F5"/>
    <w:rsid w:val="00AC24AA"/>
    <w:rsid w:val="00AC25DB"/>
    <w:rsid w:val="00AC2628"/>
    <w:rsid w:val="00AC28C4"/>
    <w:rsid w:val="00AC2B7E"/>
    <w:rsid w:val="00AC2CAA"/>
    <w:rsid w:val="00AC305C"/>
    <w:rsid w:val="00AC323F"/>
    <w:rsid w:val="00AC326D"/>
    <w:rsid w:val="00AC327C"/>
    <w:rsid w:val="00AC3401"/>
    <w:rsid w:val="00AC34D0"/>
    <w:rsid w:val="00AC37F6"/>
    <w:rsid w:val="00AC3950"/>
    <w:rsid w:val="00AC3CFE"/>
    <w:rsid w:val="00AC3DD2"/>
    <w:rsid w:val="00AC3E55"/>
    <w:rsid w:val="00AC3FBC"/>
    <w:rsid w:val="00AC4426"/>
    <w:rsid w:val="00AC44CF"/>
    <w:rsid w:val="00AC4545"/>
    <w:rsid w:val="00AC461A"/>
    <w:rsid w:val="00AC4669"/>
    <w:rsid w:val="00AC4706"/>
    <w:rsid w:val="00AC4870"/>
    <w:rsid w:val="00AC491F"/>
    <w:rsid w:val="00AC4B9E"/>
    <w:rsid w:val="00AC4E37"/>
    <w:rsid w:val="00AC4EF3"/>
    <w:rsid w:val="00AC4F1C"/>
    <w:rsid w:val="00AC4FA4"/>
    <w:rsid w:val="00AC539F"/>
    <w:rsid w:val="00AC53C8"/>
    <w:rsid w:val="00AC54F2"/>
    <w:rsid w:val="00AC5654"/>
    <w:rsid w:val="00AC5695"/>
    <w:rsid w:val="00AC56A7"/>
    <w:rsid w:val="00AC5C00"/>
    <w:rsid w:val="00AC5C61"/>
    <w:rsid w:val="00AC5D80"/>
    <w:rsid w:val="00AC5EA1"/>
    <w:rsid w:val="00AC62CA"/>
    <w:rsid w:val="00AC6319"/>
    <w:rsid w:val="00AC633E"/>
    <w:rsid w:val="00AC6359"/>
    <w:rsid w:val="00AC6388"/>
    <w:rsid w:val="00AC654B"/>
    <w:rsid w:val="00AC6686"/>
    <w:rsid w:val="00AC6D80"/>
    <w:rsid w:val="00AC6FE7"/>
    <w:rsid w:val="00AC70AF"/>
    <w:rsid w:val="00AC716B"/>
    <w:rsid w:val="00AC73E1"/>
    <w:rsid w:val="00AC7419"/>
    <w:rsid w:val="00AC747A"/>
    <w:rsid w:val="00AC747B"/>
    <w:rsid w:val="00AC78C0"/>
    <w:rsid w:val="00AC79E2"/>
    <w:rsid w:val="00AC7D89"/>
    <w:rsid w:val="00AC7EDE"/>
    <w:rsid w:val="00AC7EE6"/>
    <w:rsid w:val="00AC7FBE"/>
    <w:rsid w:val="00AD02D7"/>
    <w:rsid w:val="00AD0495"/>
    <w:rsid w:val="00AD05CC"/>
    <w:rsid w:val="00AD0812"/>
    <w:rsid w:val="00AD089B"/>
    <w:rsid w:val="00AD096D"/>
    <w:rsid w:val="00AD0C17"/>
    <w:rsid w:val="00AD0ECC"/>
    <w:rsid w:val="00AD1611"/>
    <w:rsid w:val="00AD1A10"/>
    <w:rsid w:val="00AD1A90"/>
    <w:rsid w:val="00AD1AB6"/>
    <w:rsid w:val="00AD1AC3"/>
    <w:rsid w:val="00AD1E03"/>
    <w:rsid w:val="00AD210C"/>
    <w:rsid w:val="00AD228E"/>
    <w:rsid w:val="00AD22C1"/>
    <w:rsid w:val="00AD2373"/>
    <w:rsid w:val="00AD283F"/>
    <w:rsid w:val="00AD2857"/>
    <w:rsid w:val="00AD2C7D"/>
    <w:rsid w:val="00AD301C"/>
    <w:rsid w:val="00AD303B"/>
    <w:rsid w:val="00AD313F"/>
    <w:rsid w:val="00AD33F7"/>
    <w:rsid w:val="00AD3496"/>
    <w:rsid w:val="00AD351C"/>
    <w:rsid w:val="00AD3847"/>
    <w:rsid w:val="00AD3C56"/>
    <w:rsid w:val="00AD3CBA"/>
    <w:rsid w:val="00AD3CEC"/>
    <w:rsid w:val="00AD4110"/>
    <w:rsid w:val="00AD4413"/>
    <w:rsid w:val="00AD4B3A"/>
    <w:rsid w:val="00AD5307"/>
    <w:rsid w:val="00AD533C"/>
    <w:rsid w:val="00AD539B"/>
    <w:rsid w:val="00AD53B2"/>
    <w:rsid w:val="00AD56AC"/>
    <w:rsid w:val="00AD58C3"/>
    <w:rsid w:val="00AD5995"/>
    <w:rsid w:val="00AD59AD"/>
    <w:rsid w:val="00AD5B42"/>
    <w:rsid w:val="00AD5B8C"/>
    <w:rsid w:val="00AD5DFA"/>
    <w:rsid w:val="00AD5F4B"/>
    <w:rsid w:val="00AD6141"/>
    <w:rsid w:val="00AD614C"/>
    <w:rsid w:val="00AD633A"/>
    <w:rsid w:val="00AD6597"/>
    <w:rsid w:val="00AD690B"/>
    <w:rsid w:val="00AD6A51"/>
    <w:rsid w:val="00AD6A63"/>
    <w:rsid w:val="00AD6B55"/>
    <w:rsid w:val="00AD6E47"/>
    <w:rsid w:val="00AD6F8C"/>
    <w:rsid w:val="00AD7304"/>
    <w:rsid w:val="00AD7504"/>
    <w:rsid w:val="00AD7882"/>
    <w:rsid w:val="00AD78C4"/>
    <w:rsid w:val="00AD79E1"/>
    <w:rsid w:val="00AD7E2E"/>
    <w:rsid w:val="00AD7F45"/>
    <w:rsid w:val="00AE00C0"/>
    <w:rsid w:val="00AE0321"/>
    <w:rsid w:val="00AE03C8"/>
    <w:rsid w:val="00AE0807"/>
    <w:rsid w:val="00AE0808"/>
    <w:rsid w:val="00AE087D"/>
    <w:rsid w:val="00AE0971"/>
    <w:rsid w:val="00AE09E0"/>
    <w:rsid w:val="00AE0A7B"/>
    <w:rsid w:val="00AE0D43"/>
    <w:rsid w:val="00AE108B"/>
    <w:rsid w:val="00AE12AA"/>
    <w:rsid w:val="00AE12C6"/>
    <w:rsid w:val="00AE14A3"/>
    <w:rsid w:val="00AE16F9"/>
    <w:rsid w:val="00AE1701"/>
    <w:rsid w:val="00AE1826"/>
    <w:rsid w:val="00AE1A8A"/>
    <w:rsid w:val="00AE1DE1"/>
    <w:rsid w:val="00AE200D"/>
    <w:rsid w:val="00AE24D4"/>
    <w:rsid w:val="00AE27F1"/>
    <w:rsid w:val="00AE2BA7"/>
    <w:rsid w:val="00AE2E5F"/>
    <w:rsid w:val="00AE31E7"/>
    <w:rsid w:val="00AE3240"/>
    <w:rsid w:val="00AE32CC"/>
    <w:rsid w:val="00AE333B"/>
    <w:rsid w:val="00AE33A0"/>
    <w:rsid w:val="00AE348F"/>
    <w:rsid w:val="00AE3591"/>
    <w:rsid w:val="00AE362F"/>
    <w:rsid w:val="00AE364B"/>
    <w:rsid w:val="00AE3B56"/>
    <w:rsid w:val="00AE3C12"/>
    <w:rsid w:val="00AE4129"/>
    <w:rsid w:val="00AE456F"/>
    <w:rsid w:val="00AE45BF"/>
    <w:rsid w:val="00AE46B4"/>
    <w:rsid w:val="00AE4A59"/>
    <w:rsid w:val="00AE4B12"/>
    <w:rsid w:val="00AE4C1A"/>
    <w:rsid w:val="00AE4C22"/>
    <w:rsid w:val="00AE4EDA"/>
    <w:rsid w:val="00AE50A3"/>
    <w:rsid w:val="00AE5151"/>
    <w:rsid w:val="00AE5155"/>
    <w:rsid w:val="00AE533F"/>
    <w:rsid w:val="00AE54E1"/>
    <w:rsid w:val="00AE54EA"/>
    <w:rsid w:val="00AE5882"/>
    <w:rsid w:val="00AE595C"/>
    <w:rsid w:val="00AE5B52"/>
    <w:rsid w:val="00AE5B8B"/>
    <w:rsid w:val="00AE5DCC"/>
    <w:rsid w:val="00AE5DF7"/>
    <w:rsid w:val="00AE63E9"/>
    <w:rsid w:val="00AE6507"/>
    <w:rsid w:val="00AE68D9"/>
    <w:rsid w:val="00AE69D6"/>
    <w:rsid w:val="00AE6DEC"/>
    <w:rsid w:val="00AE6EA6"/>
    <w:rsid w:val="00AE6F49"/>
    <w:rsid w:val="00AE79BE"/>
    <w:rsid w:val="00AE7A2F"/>
    <w:rsid w:val="00AE7A61"/>
    <w:rsid w:val="00AE7AFB"/>
    <w:rsid w:val="00AE7BEA"/>
    <w:rsid w:val="00AE7DB9"/>
    <w:rsid w:val="00AE7E5D"/>
    <w:rsid w:val="00AF0069"/>
    <w:rsid w:val="00AF019B"/>
    <w:rsid w:val="00AF028C"/>
    <w:rsid w:val="00AF031D"/>
    <w:rsid w:val="00AF064B"/>
    <w:rsid w:val="00AF097B"/>
    <w:rsid w:val="00AF0B62"/>
    <w:rsid w:val="00AF0BC5"/>
    <w:rsid w:val="00AF0BD4"/>
    <w:rsid w:val="00AF0D1F"/>
    <w:rsid w:val="00AF0DC9"/>
    <w:rsid w:val="00AF1437"/>
    <w:rsid w:val="00AF1518"/>
    <w:rsid w:val="00AF15D3"/>
    <w:rsid w:val="00AF1A39"/>
    <w:rsid w:val="00AF1A49"/>
    <w:rsid w:val="00AF1B8A"/>
    <w:rsid w:val="00AF1B90"/>
    <w:rsid w:val="00AF1D20"/>
    <w:rsid w:val="00AF203C"/>
    <w:rsid w:val="00AF2187"/>
    <w:rsid w:val="00AF241B"/>
    <w:rsid w:val="00AF2510"/>
    <w:rsid w:val="00AF27EF"/>
    <w:rsid w:val="00AF2A1D"/>
    <w:rsid w:val="00AF2A4A"/>
    <w:rsid w:val="00AF2E34"/>
    <w:rsid w:val="00AF2EFD"/>
    <w:rsid w:val="00AF318B"/>
    <w:rsid w:val="00AF33C2"/>
    <w:rsid w:val="00AF3410"/>
    <w:rsid w:val="00AF398D"/>
    <w:rsid w:val="00AF3A81"/>
    <w:rsid w:val="00AF3A9C"/>
    <w:rsid w:val="00AF3CFE"/>
    <w:rsid w:val="00AF3E1C"/>
    <w:rsid w:val="00AF3FD9"/>
    <w:rsid w:val="00AF478C"/>
    <w:rsid w:val="00AF47D7"/>
    <w:rsid w:val="00AF48C0"/>
    <w:rsid w:val="00AF4E12"/>
    <w:rsid w:val="00AF5056"/>
    <w:rsid w:val="00AF52B8"/>
    <w:rsid w:val="00AF5774"/>
    <w:rsid w:val="00AF5980"/>
    <w:rsid w:val="00AF5BBC"/>
    <w:rsid w:val="00AF5E79"/>
    <w:rsid w:val="00AF5F0A"/>
    <w:rsid w:val="00AF687F"/>
    <w:rsid w:val="00AF68A7"/>
    <w:rsid w:val="00AF6AE9"/>
    <w:rsid w:val="00AF6BAA"/>
    <w:rsid w:val="00AF6C92"/>
    <w:rsid w:val="00AF6D86"/>
    <w:rsid w:val="00AF6DDA"/>
    <w:rsid w:val="00AF701B"/>
    <w:rsid w:val="00AF70F1"/>
    <w:rsid w:val="00AF71BE"/>
    <w:rsid w:val="00AF746E"/>
    <w:rsid w:val="00AF7615"/>
    <w:rsid w:val="00AF7692"/>
    <w:rsid w:val="00AF77B0"/>
    <w:rsid w:val="00AF77CF"/>
    <w:rsid w:val="00AF7A43"/>
    <w:rsid w:val="00AF7A72"/>
    <w:rsid w:val="00AF7CBD"/>
    <w:rsid w:val="00AF7E2C"/>
    <w:rsid w:val="00B00006"/>
    <w:rsid w:val="00B00386"/>
    <w:rsid w:val="00B003B7"/>
    <w:rsid w:val="00B00718"/>
    <w:rsid w:val="00B0084B"/>
    <w:rsid w:val="00B009C7"/>
    <w:rsid w:val="00B00DD4"/>
    <w:rsid w:val="00B00EF6"/>
    <w:rsid w:val="00B01098"/>
    <w:rsid w:val="00B0118F"/>
    <w:rsid w:val="00B011EB"/>
    <w:rsid w:val="00B018C0"/>
    <w:rsid w:val="00B019D2"/>
    <w:rsid w:val="00B01CD8"/>
    <w:rsid w:val="00B01DAE"/>
    <w:rsid w:val="00B01DB1"/>
    <w:rsid w:val="00B01DF7"/>
    <w:rsid w:val="00B01E68"/>
    <w:rsid w:val="00B01F7D"/>
    <w:rsid w:val="00B01FC4"/>
    <w:rsid w:val="00B01FEF"/>
    <w:rsid w:val="00B0201E"/>
    <w:rsid w:val="00B02163"/>
    <w:rsid w:val="00B021A3"/>
    <w:rsid w:val="00B021E4"/>
    <w:rsid w:val="00B02375"/>
    <w:rsid w:val="00B023DF"/>
    <w:rsid w:val="00B0284B"/>
    <w:rsid w:val="00B02974"/>
    <w:rsid w:val="00B02A4B"/>
    <w:rsid w:val="00B03038"/>
    <w:rsid w:val="00B03084"/>
    <w:rsid w:val="00B0358E"/>
    <w:rsid w:val="00B03953"/>
    <w:rsid w:val="00B03C56"/>
    <w:rsid w:val="00B03CBB"/>
    <w:rsid w:val="00B03D54"/>
    <w:rsid w:val="00B03E60"/>
    <w:rsid w:val="00B03FD4"/>
    <w:rsid w:val="00B040B1"/>
    <w:rsid w:val="00B04136"/>
    <w:rsid w:val="00B04155"/>
    <w:rsid w:val="00B04365"/>
    <w:rsid w:val="00B04501"/>
    <w:rsid w:val="00B04B75"/>
    <w:rsid w:val="00B04BEE"/>
    <w:rsid w:val="00B04C99"/>
    <w:rsid w:val="00B04D55"/>
    <w:rsid w:val="00B04E91"/>
    <w:rsid w:val="00B04FB2"/>
    <w:rsid w:val="00B04FD4"/>
    <w:rsid w:val="00B050E7"/>
    <w:rsid w:val="00B051D6"/>
    <w:rsid w:val="00B05410"/>
    <w:rsid w:val="00B054DD"/>
    <w:rsid w:val="00B05791"/>
    <w:rsid w:val="00B0588F"/>
    <w:rsid w:val="00B05962"/>
    <w:rsid w:val="00B05989"/>
    <w:rsid w:val="00B05A3D"/>
    <w:rsid w:val="00B05A44"/>
    <w:rsid w:val="00B05C42"/>
    <w:rsid w:val="00B05CDA"/>
    <w:rsid w:val="00B0608C"/>
    <w:rsid w:val="00B061E4"/>
    <w:rsid w:val="00B063F5"/>
    <w:rsid w:val="00B06669"/>
    <w:rsid w:val="00B06C58"/>
    <w:rsid w:val="00B06DA4"/>
    <w:rsid w:val="00B06E96"/>
    <w:rsid w:val="00B07181"/>
    <w:rsid w:val="00B0768F"/>
    <w:rsid w:val="00B0786E"/>
    <w:rsid w:val="00B079C2"/>
    <w:rsid w:val="00B07D64"/>
    <w:rsid w:val="00B10011"/>
    <w:rsid w:val="00B100A4"/>
    <w:rsid w:val="00B1024B"/>
    <w:rsid w:val="00B1032B"/>
    <w:rsid w:val="00B10387"/>
    <w:rsid w:val="00B1061F"/>
    <w:rsid w:val="00B10B1D"/>
    <w:rsid w:val="00B10C6F"/>
    <w:rsid w:val="00B10CE0"/>
    <w:rsid w:val="00B10DD2"/>
    <w:rsid w:val="00B111A1"/>
    <w:rsid w:val="00B1131A"/>
    <w:rsid w:val="00B114FB"/>
    <w:rsid w:val="00B1188A"/>
    <w:rsid w:val="00B1193B"/>
    <w:rsid w:val="00B11CD4"/>
    <w:rsid w:val="00B11EBA"/>
    <w:rsid w:val="00B11F96"/>
    <w:rsid w:val="00B12170"/>
    <w:rsid w:val="00B121A2"/>
    <w:rsid w:val="00B121A3"/>
    <w:rsid w:val="00B1247C"/>
    <w:rsid w:val="00B128F2"/>
    <w:rsid w:val="00B12AAC"/>
    <w:rsid w:val="00B12AD0"/>
    <w:rsid w:val="00B12F04"/>
    <w:rsid w:val="00B12FCE"/>
    <w:rsid w:val="00B1338B"/>
    <w:rsid w:val="00B13431"/>
    <w:rsid w:val="00B13552"/>
    <w:rsid w:val="00B13846"/>
    <w:rsid w:val="00B13A3A"/>
    <w:rsid w:val="00B147FF"/>
    <w:rsid w:val="00B14B90"/>
    <w:rsid w:val="00B14C48"/>
    <w:rsid w:val="00B14D3E"/>
    <w:rsid w:val="00B14D67"/>
    <w:rsid w:val="00B14EEA"/>
    <w:rsid w:val="00B15193"/>
    <w:rsid w:val="00B151E6"/>
    <w:rsid w:val="00B154D8"/>
    <w:rsid w:val="00B15572"/>
    <w:rsid w:val="00B156F9"/>
    <w:rsid w:val="00B15724"/>
    <w:rsid w:val="00B158B1"/>
    <w:rsid w:val="00B158F3"/>
    <w:rsid w:val="00B15E36"/>
    <w:rsid w:val="00B162B4"/>
    <w:rsid w:val="00B16308"/>
    <w:rsid w:val="00B1634A"/>
    <w:rsid w:val="00B166F3"/>
    <w:rsid w:val="00B1673B"/>
    <w:rsid w:val="00B16B44"/>
    <w:rsid w:val="00B16B67"/>
    <w:rsid w:val="00B16D35"/>
    <w:rsid w:val="00B16DA6"/>
    <w:rsid w:val="00B1733E"/>
    <w:rsid w:val="00B173CB"/>
    <w:rsid w:val="00B175DA"/>
    <w:rsid w:val="00B178B0"/>
    <w:rsid w:val="00B178EE"/>
    <w:rsid w:val="00B17D18"/>
    <w:rsid w:val="00B17FBF"/>
    <w:rsid w:val="00B17FD7"/>
    <w:rsid w:val="00B20017"/>
    <w:rsid w:val="00B20435"/>
    <w:rsid w:val="00B204DD"/>
    <w:rsid w:val="00B205A7"/>
    <w:rsid w:val="00B20601"/>
    <w:rsid w:val="00B2089F"/>
    <w:rsid w:val="00B209AF"/>
    <w:rsid w:val="00B20A1C"/>
    <w:rsid w:val="00B20B05"/>
    <w:rsid w:val="00B217E0"/>
    <w:rsid w:val="00B2186F"/>
    <w:rsid w:val="00B21B5B"/>
    <w:rsid w:val="00B21CFD"/>
    <w:rsid w:val="00B21E4E"/>
    <w:rsid w:val="00B21FC2"/>
    <w:rsid w:val="00B2228B"/>
    <w:rsid w:val="00B224DB"/>
    <w:rsid w:val="00B226E1"/>
    <w:rsid w:val="00B228EA"/>
    <w:rsid w:val="00B22A73"/>
    <w:rsid w:val="00B22C08"/>
    <w:rsid w:val="00B22DC2"/>
    <w:rsid w:val="00B22EC4"/>
    <w:rsid w:val="00B23118"/>
    <w:rsid w:val="00B232C0"/>
    <w:rsid w:val="00B232E3"/>
    <w:rsid w:val="00B2346F"/>
    <w:rsid w:val="00B23584"/>
    <w:rsid w:val="00B237A3"/>
    <w:rsid w:val="00B237D9"/>
    <w:rsid w:val="00B23A16"/>
    <w:rsid w:val="00B23AAD"/>
    <w:rsid w:val="00B23D77"/>
    <w:rsid w:val="00B23FC9"/>
    <w:rsid w:val="00B24349"/>
    <w:rsid w:val="00B24577"/>
    <w:rsid w:val="00B2460F"/>
    <w:rsid w:val="00B246C3"/>
    <w:rsid w:val="00B248A8"/>
    <w:rsid w:val="00B24913"/>
    <w:rsid w:val="00B24938"/>
    <w:rsid w:val="00B24CE3"/>
    <w:rsid w:val="00B2531F"/>
    <w:rsid w:val="00B2547A"/>
    <w:rsid w:val="00B2549E"/>
    <w:rsid w:val="00B25A55"/>
    <w:rsid w:val="00B25B74"/>
    <w:rsid w:val="00B25CC0"/>
    <w:rsid w:val="00B25F7A"/>
    <w:rsid w:val="00B26128"/>
    <w:rsid w:val="00B262A8"/>
    <w:rsid w:val="00B263FC"/>
    <w:rsid w:val="00B264B1"/>
    <w:rsid w:val="00B264EC"/>
    <w:rsid w:val="00B26789"/>
    <w:rsid w:val="00B268E0"/>
    <w:rsid w:val="00B26EAC"/>
    <w:rsid w:val="00B270DF"/>
    <w:rsid w:val="00B27199"/>
    <w:rsid w:val="00B27210"/>
    <w:rsid w:val="00B2732B"/>
    <w:rsid w:val="00B2741A"/>
    <w:rsid w:val="00B277CE"/>
    <w:rsid w:val="00B27951"/>
    <w:rsid w:val="00B27B37"/>
    <w:rsid w:val="00B27D5F"/>
    <w:rsid w:val="00B27DA7"/>
    <w:rsid w:val="00B27F53"/>
    <w:rsid w:val="00B27F61"/>
    <w:rsid w:val="00B27FCB"/>
    <w:rsid w:val="00B30331"/>
    <w:rsid w:val="00B303E6"/>
    <w:rsid w:val="00B30542"/>
    <w:rsid w:val="00B30571"/>
    <w:rsid w:val="00B3088A"/>
    <w:rsid w:val="00B30C7A"/>
    <w:rsid w:val="00B30F75"/>
    <w:rsid w:val="00B310D9"/>
    <w:rsid w:val="00B31133"/>
    <w:rsid w:val="00B313CD"/>
    <w:rsid w:val="00B314B0"/>
    <w:rsid w:val="00B3152B"/>
    <w:rsid w:val="00B315F5"/>
    <w:rsid w:val="00B31905"/>
    <w:rsid w:val="00B31C22"/>
    <w:rsid w:val="00B31C42"/>
    <w:rsid w:val="00B31D22"/>
    <w:rsid w:val="00B31DD4"/>
    <w:rsid w:val="00B31F17"/>
    <w:rsid w:val="00B32042"/>
    <w:rsid w:val="00B32184"/>
    <w:rsid w:val="00B322EB"/>
    <w:rsid w:val="00B32574"/>
    <w:rsid w:val="00B32690"/>
    <w:rsid w:val="00B32831"/>
    <w:rsid w:val="00B32A00"/>
    <w:rsid w:val="00B33137"/>
    <w:rsid w:val="00B33162"/>
    <w:rsid w:val="00B333C1"/>
    <w:rsid w:val="00B335CA"/>
    <w:rsid w:val="00B33603"/>
    <w:rsid w:val="00B33793"/>
    <w:rsid w:val="00B33F6E"/>
    <w:rsid w:val="00B33FAB"/>
    <w:rsid w:val="00B3403C"/>
    <w:rsid w:val="00B3418A"/>
    <w:rsid w:val="00B342FF"/>
    <w:rsid w:val="00B343DE"/>
    <w:rsid w:val="00B34486"/>
    <w:rsid w:val="00B34556"/>
    <w:rsid w:val="00B345D6"/>
    <w:rsid w:val="00B34714"/>
    <w:rsid w:val="00B34A5C"/>
    <w:rsid w:val="00B34ABA"/>
    <w:rsid w:val="00B34C93"/>
    <w:rsid w:val="00B34F39"/>
    <w:rsid w:val="00B352D3"/>
    <w:rsid w:val="00B354A2"/>
    <w:rsid w:val="00B3554C"/>
    <w:rsid w:val="00B355E0"/>
    <w:rsid w:val="00B357DF"/>
    <w:rsid w:val="00B35B5A"/>
    <w:rsid w:val="00B3609C"/>
    <w:rsid w:val="00B3620E"/>
    <w:rsid w:val="00B36424"/>
    <w:rsid w:val="00B364FC"/>
    <w:rsid w:val="00B3650B"/>
    <w:rsid w:val="00B365BA"/>
    <w:rsid w:val="00B366DA"/>
    <w:rsid w:val="00B366FD"/>
    <w:rsid w:val="00B36947"/>
    <w:rsid w:val="00B3695E"/>
    <w:rsid w:val="00B36B7D"/>
    <w:rsid w:val="00B36BDC"/>
    <w:rsid w:val="00B36EA4"/>
    <w:rsid w:val="00B36ED9"/>
    <w:rsid w:val="00B3709A"/>
    <w:rsid w:val="00B373EC"/>
    <w:rsid w:val="00B3748E"/>
    <w:rsid w:val="00B37861"/>
    <w:rsid w:val="00B378AD"/>
    <w:rsid w:val="00B378FA"/>
    <w:rsid w:val="00B37AEC"/>
    <w:rsid w:val="00B37B8F"/>
    <w:rsid w:val="00B37D1D"/>
    <w:rsid w:val="00B37E6E"/>
    <w:rsid w:val="00B37EAC"/>
    <w:rsid w:val="00B40426"/>
    <w:rsid w:val="00B404FF"/>
    <w:rsid w:val="00B40AA2"/>
    <w:rsid w:val="00B40B94"/>
    <w:rsid w:val="00B40D53"/>
    <w:rsid w:val="00B41102"/>
    <w:rsid w:val="00B41580"/>
    <w:rsid w:val="00B415FE"/>
    <w:rsid w:val="00B416C7"/>
    <w:rsid w:val="00B41736"/>
    <w:rsid w:val="00B417FD"/>
    <w:rsid w:val="00B41CB5"/>
    <w:rsid w:val="00B41D21"/>
    <w:rsid w:val="00B422E5"/>
    <w:rsid w:val="00B425C5"/>
    <w:rsid w:val="00B425D4"/>
    <w:rsid w:val="00B42D42"/>
    <w:rsid w:val="00B43005"/>
    <w:rsid w:val="00B4316F"/>
    <w:rsid w:val="00B43256"/>
    <w:rsid w:val="00B432D1"/>
    <w:rsid w:val="00B43332"/>
    <w:rsid w:val="00B4356A"/>
    <w:rsid w:val="00B43A0A"/>
    <w:rsid w:val="00B43C7F"/>
    <w:rsid w:val="00B43D15"/>
    <w:rsid w:val="00B43D42"/>
    <w:rsid w:val="00B43D4B"/>
    <w:rsid w:val="00B43D61"/>
    <w:rsid w:val="00B43D9E"/>
    <w:rsid w:val="00B43F35"/>
    <w:rsid w:val="00B43FD9"/>
    <w:rsid w:val="00B44088"/>
    <w:rsid w:val="00B4439D"/>
    <w:rsid w:val="00B44D2E"/>
    <w:rsid w:val="00B44EEC"/>
    <w:rsid w:val="00B44FCE"/>
    <w:rsid w:val="00B45037"/>
    <w:rsid w:val="00B4504D"/>
    <w:rsid w:val="00B45188"/>
    <w:rsid w:val="00B45287"/>
    <w:rsid w:val="00B4535C"/>
    <w:rsid w:val="00B453B1"/>
    <w:rsid w:val="00B454B6"/>
    <w:rsid w:val="00B456F8"/>
    <w:rsid w:val="00B45802"/>
    <w:rsid w:val="00B45994"/>
    <w:rsid w:val="00B459D4"/>
    <w:rsid w:val="00B45A24"/>
    <w:rsid w:val="00B45A59"/>
    <w:rsid w:val="00B45BD9"/>
    <w:rsid w:val="00B45D2F"/>
    <w:rsid w:val="00B45D60"/>
    <w:rsid w:val="00B45D7B"/>
    <w:rsid w:val="00B45FCD"/>
    <w:rsid w:val="00B4611E"/>
    <w:rsid w:val="00B463AD"/>
    <w:rsid w:val="00B46555"/>
    <w:rsid w:val="00B4657A"/>
    <w:rsid w:val="00B465D4"/>
    <w:rsid w:val="00B4675E"/>
    <w:rsid w:val="00B46811"/>
    <w:rsid w:val="00B4685F"/>
    <w:rsid w:val="00B46E16"/>
    <w:rsid w:val="00B46E3F"/>
    <w:rsid w:val="00B46E58"/>
    <w:rsid w:val="00B46FC2"/>
    <w:rsid w:val="00B471BA"/>
    <w:rsid w:val="00B47233"/>
    <w:rsid w:val="00B47262"/>
    <w:rsid w:val="00B473B5"/>
    <w:rsid w:val="00B47791"/>
    <w:rsid w:val="00B477AC"/>
    <w:rsid w:val="00B4780F"/>
    <w:rsid w:val="00B47878"/>
    <w:rsid w:val="00B47AAB"/>
    <w:rsid w:val="00B501FD"/>
    <w:rsid w:val="00B50213"/>
    <w:rsid w:val="00B50565"/>
    <w:rsid w:val="00B50611"/>
    <w:rsid w:val="00B5065E"/>
    <w:rsid w:val="00B507AC"/>
    <w:rsid w:val="00B50ABE"/>
    <w:rsid w:val="00B50C73"/>
    <w:rsid w:val="00B50C7E"/>
    <w:rsid w:val="00B50DA7"/>
    <w:rsid w:val="00B50FC5"/>
    <w:rsid w:val="00B51057"/>
    <w:rsid w:val="00B51402"/>
    <w:rsid w:val="00B515D5"/>
    <w:rsid w:val="00B51C00"/>
    <w:rsid w:val="00B51FA2"/>
    <w:rsid w:val="00B520C4"/>
    <w:rsid w:val="00B522BD"/>
    <w:rsid w:val="00B524FB"/>
    <w:rsid w:val="00B53133"/>
    <w:rsid w:val="00B533BE"/>
    <w:rsid w:val="00B5342F"/>
    <w:rsid w:val="00B5395B"/>
    <w:rsid w:val="00B53A7A"/>
    <w:rsid w:val="00B53C46"/>
    <w:rsid w:val="00B540EF"/>
    <w:rsid w:val="00B5412A"/>
    <w:rsid w:val="00B5479B"/>
    <w:rsid w:val="00B5483B"/>
    <w:rsid w:val="00B54A5C"/>
    <w:rsid w:val="00B54C8B"/>
    <w:rsid w:val="00B54C9B"/>
    <w:rsid w:val="00B54EC5"/>
    <w:rsid w:val="00B55043"/>
    <w:rsid w:val="00B55098"/>
    <w:rsid w:val="00B55331"/>
    <w:rsid w:val="00B554A8"/>
    <w:rsid w:val="00B55617"/>
    <w:rsid w:val="00B55902"/>
    <w:rsid w:val="00B55988"/>
    <w:rsid w:val="00B55B20"/>
    <w:rsid w:val="00B55B96"/>
    <w:rsid w:val="00B5640F"/>
    <w:rsid w:val="00B56607"/>
    <w:rsid w:val="00B56641"/>
    <w:rsid w:val="00B56DE5"/>
    <w:rsid w:val="00B57133"/>
    <w:rsid w:val="00B5747C"/>
    <w:rsid w:val="00B57765"/>
    <w:rsid w:val="00B57D5B"/>
    <w:rsid w:val="00B6004C"/>
    <w:rsid w:val="00B602B5"/>
    <w:rsid w:val="00B606BC"/>
    <w:rsid w:val="00B606E4"/>
    <w:rsid w:val="00B6128C"/>
    <w:rsid w:val="00B613BE"/>
    <w:rsid w:val="00B6170A"/>
    <w:rsid w:val="00B6179F"/>
    <w:rsid w:val="00B617C4"/>
    <w:rsid w:val="00B61D76"/>
    <w:rsid w:val="00B61DEB"/>
    <w:rsid w:val="00B61FEF"/>
    <w:rsid w:val="00B62071"/>
    <w:rsid w:val="00B62161"/>
    <w:rsid w:val="00B624B2"/>
    <w:rsid w:val="00B6255E"/>
    <w:rsid w:val="00B625AB"/>
    <w:rsid w:val="00B6288E"/>
    <w:rsid w:val="00B62950"/>
    <w:rsid w:val="00B62B63"/>
    <w:rsid w:val="00B62E3C"/>
    <w:rsid w:val="00B62EB9"/>
    <w:rsid w:val="00B6330A"/>
    <w:rsid w:val="00B6341D"/>
    <w:rsid w:val="00B6342D"/>
    <w:rsid w:val="00B635C9"/>
    <w:rsid w:val="00B636AE"/>
    <w:rsid w:val="00B63D61"/>
    <w:rsid w:val="00B646C9"/>
    <w:rsid w:val="00B64C67"/>
    <w:rsid w:val="00B64E2F"/>
    <w:rsid w:val="00B64E4E"/>
    <w:rsid w:val="00B64EF1"/>
    <w:rsid w:val="00B64FA6"/>
    <w:rsid w:val="00B6533C"/>
    <w:rsid w:val="00B65B52"/>
    <w:rsid w:val="00B65D65"/>
    <w:rsid w:val="00B65D86"/>
    <w:rsid w:val="00B66224"/>
    <w:rsid w:val="00B663DF"/>
    <w:rsid w:val="00B66865"/>
    <w:rsid w:val="00B6686C"/>
    <w:rsid w:val="00B66921"/>
    <w:rsid w:val="00B66B16"/>
    <w:rsid w:val="00B66E8F"/>
    <w:rsid w:val="00B66FBA"/>
    <w:rsid w:val="00B67790"/>
    <w:rsid w:val="00B678EF"/>
    <w:rsid w:val="00B70ABB"/>
    <w:rsid w:val="00B70C22"/>
    <w:rsid w:val="00B70DBE"/>
    <w:rsid w:val="00B710B9"/>
    <w:rsid w:val="00B7113E"/>
    <w:rsid w:val="00B71278"/>
    <w:rsid w:val="00B712DB"/>
    <w:rsid w:val="00B7153D"/>
    <w:rsid w:val="00B7168D"/>
    <w:rsid w:val="00B71699"/>
    <w:rsid w:val="00B7175F"/>
    <w:rsid w:val="00B71839"/>
    <w:rsid w:val="00B71B36"/>
    <w:rsid w:val="00B71C0E"/>
    <w:rsid w:val="00B71EBD"/>
    <w:rsid w:val="00B72058"/>
    <w:rsid w:val="00B720B3"/>
    <w:rsid w:val="00B720B8"/>
    <w:rsid w:val="00B7212D"/>
    <w:rsid w:val="00B722BA"/>
    <w:rsid w:val="00B7236C"/>
    <w:rsid w:val="00B72681"/>
    <w:rsid w:val="00B72762"/>
    <w:rsid w:val="00B72A3C"/>
    <w:rsid w:val="00B72C61"/>
    <w:rsid w:val="00B72D6F"/>
    <w:rsid w:val="00B736F6"/>
    <w:rsid w:val="00B73868"/>
    <w:rsid w:val="00B739A1"/>
    <w:rsid w:val="00B73C7E"/>
    <w:rsid w:val="00B73C8D"/>
    <w:rsid w:val="00B740B5"/>
    <w:rsid w:val="00B747DD"/>
    <w:rsid w:val="00B74919"/>
    <w:rsid w:val="00B74974"/>
    <w:rsid w:val="00B74A95"/>
    <w:rsid w:val="00B74BB6"/>
    <w:rsid w:val="00B75186"/>
    <w:rsid w:val="00B75202"/>
    <w:rsid w:val="00B7521B"/>
    <w:rsid w:val="00B75352"/>
    <w:rsid w:val="00B753DA"/>
    <w:rsid w:val="00B754BC"/>
    <w:rsid w:val="00B757CE"/>
    <w:rsid w:val="00B75809"/>
    <w:rsid w:val="00B75BA1"/>
    <w:rsid w:val="00B75C27"/>
    <w:rsid w:val="00B76490"/>
    <w:rsid w:val="00B76494"/>
    <w:rsid w:val="00B76705"/>
    <w:rsid w:val="00B76765"/>
    <w:rsid w:val="00B7692B"/>
    <w:rsid w:val="00B76950"/>
    <w:rsid w:val="00B76A12"/>
    <w:rsid w:val="00B76CD9"/>
    <w:rsid w:val="00B771AB"/>
    <w:rsid w:val="00B7762E"/>
    <w:rsid w:val="00B7767E"/>
    <w:rsid w:val="00B7789C"/>
    <w:rsid w:val="00B77918"/>
    <w:rsid w:val="00B77CAB"/>
    <w:rsid w:val="00B77E8D"/>
    <w:rsid w:val="00B77F2D"/>
    <w:rsid w:val="00B8010D"/>
    <w:rsid w:val="00B801AF"/>
    <w:rsid w:val="00B80472"/>
    <w:rsid w:val="00B804E2"/>
    <w:rsid w:val="00B8085B"/>
    <w:rsid w:val="00B80BCD"/>
    <w:rsid w:val="00B80FC1"/>
    <w:rsid w:val="00B814DD"/>
    <w:rsid w:val="00B816F3"/>
    <w:rsid w:val="00B8187B"/>
    <w:rsid w:val="00B81BA5"/>
    <w:rsid w:val="00B81C99"/>
    <w:rsid w:val="00B81ECD"/>
    <w:rsid w:val="00B8210F"/>
    <w:rsid w:val="00B821BF"/>
    <w:rsid w:val="00B8268A"/>
    <w:rsid w:val="00B82768"/>
    <w:rsid w:val="00B82786"/>
    <w:rsid w:val="00B82A73"/>
    <w:rsid w:val="00B82F82"/>
    <w:rsid w:val="00B82FA6"/>
    <w:rsid w:val="00B83042"/>
    <w:rsid w:val="00B831AA"/>
    <w:rsid w:val="00B834C5"/>
    <w:rsid w:val="00B8350A"/>
    <w:rsid w:val="00B8351F"/>
    <w:rsid w:val="00B83550"/>
    <w:rsid w:val="00B838DF"/>
    <w:rsid w:val="00B839B9"/>
    <w:rsid w:val="00B839BB"/>
    <w:rsid w:val="00B83A69"/>
    <w:rsid w:val="00B83D24"/>
    <w:rsid w:val="00B83F3D"/>
    <w:rsid w:val="00B8425F"/>
    <w:rsid w:val="00B8463C"/>
    <w:rsid w:val="00B84FFE"/>
    <w:rsid w:val="00B85025"/>
    <w:rsid w:val="00B850FC"/>
    <w:rsid w:val="00B85400"/>
    <w:rsid w:val="00B8577C"/>
    <w:rsid w:val="00B85914"/>
    <w:rsid w:val="00B85A82"/>
    <w:rsid w:val="00B860A6"/>
    <w:rsid w:val="00B861CF"/>
    <w:rsid w:val="00B8627C"/>
    <w:rsid w:val="00B86314"/>
    <w:rsid w:val="00B865C2"/>
    <w:rsid w:val="00B86621"/>
    <w:rsid w:val="00B867E6"/>
    <w:rsid w:val="00B8687F"/>
    <w:rsid w:val="00B86B28"/>
    <w:rsid w:val="00B86B98"/>
    <w:rsid w:val="00B86C3F"/>
    <w:rsid w:val="00B86D5D"/>
    <w:rsid w:val="00B87184"/>
    <w:rsid w:val="00B8728F"/>
    <w:rsid w:val="00B872E3"/>
    <w:rsid w:val="00B87548"/>
    <w:rsid w:val="00B876C8"/>
    <w:rsid w:val="00B87C4B"/>
    <w:rsid w:val="00B9007E"/>
    <w:rsid w:val="00B90136"/>
    <w:rsid w:val="00B903BE"/>
    <w:rsid w:val="00B90766"/>
    <w:rsid w:val="00B908F4"/>
    <w:rsid w:val="00B90AFC"/>
    <w:rsid w:val="00B90D3C"/>
    <w:rsid w:val="00B90F2B"/>
    <w:rsid w:val="00B9117A"/>
    <w:rsid w:val="00B911F7"/>
    <w:rsid w:val="00B9128A"/>
    <w:rsid w:val="00B916DC"/>
    <w:rsid w:val="00B91782"/>
    <w:rsid w:val="00B917D3"/>
    <w:rsid w:val="00B91827"/>
    <w:rsid w:val="00B9191A"/>
    <w:rsid w:val="00B91A51"/>
    <w:rsid w:val="00B91C3E"/>
    <w:rsid w:val="00B91C96"/>
    <w:rsid w:val="00B91E41"/>
    <w:rsid w:val="00B922A2"/>
    <w:rsid w:val="00B92441"/>
    <w:rsid w:val="00B926DF"/>
    <w:rsid w:val="00B92A40"/>
    <w:rsid w:val="00B92BF4"/>
    <w:rsid w:val="00B92C5B"/>
    <w:rsid w:val="00B92C68"/>
    <w:rsid w:val="00B92D24"/>
    <w:rsid w:val="00B92E50"/>
    <w:rsid w:val="00B932DD"/>
    <w:rsid w:val="00B9350F"/>
    <w:rsid w:val="00B93704"/>
    <w:rsid w:val="00B9374E"/>
    <w:rsid w:val="00B93804"/>
    <w:rsid w:val="00B938DD"/>
    <w:rsid w:val="00B939B8"/>
    <w:rsid w:val="00B93B60"/>
    <w:rsid w:val="00B93BC5"/>
    <w:rsid w:val="00B93C94"/>
    <w:rsid w:val="00B93FBC"/>
    <w:rsid w:val="00B94059"/>
    <w:rsid w:val="00B944A2"/>
    <w:rsid w:val="00B949D7"/>
    <w:rsid w:val="00B94B79"/>
    <w:rsid w:val="00B94BB8"/>
    <w:rsid w:val="00B94CC7"/>
    <w:rsid w:val="00B94DC2"/>
    <w:rsid w:val="00B94E67"/>
    <w:rsid w:val="00B94F79"/>
    <w:rsid w:val="00B94F94"/>
    <w:rsid w:val="00B95063"/>
    <w:rsid w:val="00B95289"/>
    <w:rsid w:val="00B953ED"/>
    <w:rsid w:val="00B9593B"/>
    <w:rsid w:val="00B95A68"/>
    <w:rsid w:val="00B95BBB"/>
    <w:rsid w:val="00B95BC6"/>
    <w:rsid w:val="00B95C80"/>
    <w:rsid w:val="00B95D0B"/>
    <w:rsid w:val="00B95EDB"/>
    <w:rsid w:val="00B9614B"/>
    <w:rsid w:val="00B964E8"/>
    <w:rsid w:val="00B96508"/>
    <w:rsid w:val="00B96784"/>
    <w:rsid w:val="00B967D4"/>
    <w:rsid w:val="00B96863"/>
    <w:rsid w:val="00B96988"/>
    <w:rsid w:val="00B969F2"/>
    <w:rsid w:val="00B96DF1"/>
    <w:rsid w:val="00B96FD2"/>
    <w:rsid w:val="00B9700A"/>
    <w:rsid w:val="00B9764E"/>
    <w:rsid w:val="00B977C2"/>
    <w:rsid w:val="00B97899"/>
    <w:rsid w:val="00B97A37"/>
    <w:rsid w:val="00B97ABA"/>
    <w:rsid w:val="00B97F72"/>
    <w:rsid w:val="00B97F91"/>
    <w:rsid w:val="00BA03DD"/>
    <w:rsid w:val="00BA05FA"/>
    <w:rsid w:val="00BA07CA"/>
    <w:rsid w:val="00BA09A7"/>
    <w:rsid w:val="00BA0A7E"/>
    <w:rsid w:val="00BA0A9E"/>
    <w:rsid w:val="00BA0B0E"/>
    <w:rsid w:val="00BA0DA3"/>
    <w:rsid w:val="00BA0F27"/>
    <w:rsid w:val="00BA1051"/>
    <w:rsid w:val="00BA1115"/>
    <w:rsid w:val="00BA19DB"/>
    <w:rsid w:val="00BA1AF1"/>
    <w:rsid w:val="00BA1B46"/>
    <w:rsid w:val="00BA1DE7"/>
    <w:rsid w:val="00BA1E4B"/>
    <w:rsid w:val="00BA2016"/>
    <w:rsid w:val="00BA2493"/>
    <w:rsid w:val="00BA25B0"/>
    <w:rsid w:val="00BA25EF"/>
    <w:rsid w:val="00BA2653"/>
    <w:rsid w:val="00BA267D"/>
    <w:rsid w:val="00BA2A0A"/>
    <w:rsid w:val="00BA2A77"/>
    <w:rsid w:val="00BA2A83"/>
    <w:rsid w:val="00BA2B52"/>
    <w:rsid w:val="00BA2C88"/>
    <w:rsid w:val="00BA2C8B"/>
    <w:rsid w:val="00BA2D50"/>
    <w:rsid w:val="00BA30B1"/>
    <w:rsid w:val="00BA30BA"/>
    <w:rsid w:val="00BA3187"/>
    <w:rsid w:val="00BA32E0"/>
    <w:rsid w:val="00BA34EC"/>
    <w:rsid w:val="00BA37C4"/>
    <w:rsid w:val="00BA3C48"/>
    <w:rsid w:val="00BA4221"/>
    <w:rsid w:val="00BA4246"/>
    <w:rsid w:val="00BA425C"/>
    <w:rsid w:val="00BA43A4"/>
    <w:rsid w:val="00BA44CA"/>
    <w:rsid w:val="00BA45BE"/>
    <w:rsid w:val="00BA47FD"/>
    <w:rsid w:val="00BA4FD1"/>
    <w:rsid w:val="00BA5562"/>
    <w:rsid w:val="00BA5786"/>
    <w:rsid w:val="00BA59C5"/>
    <w:rsid w:val="00BA5A7A"/>
    <w:rsid w:val="00BA5CC7"/>
    <w:rsid w:val="00BA5EBE"/>
    <w:rsid w:val="00BA60A7"/>
    <w:rsid w:val="00BA60C1"/>
    <w:rsid w:val="00BA620A"/>
    <w:rsid w:val="00BA6426"/>
    <w:rsid w:val="00BA679A"/>
    <w:rsid w:val="00BA68E9"/>
    <w:rsid w:val="00BA6DA6"/>
    <w:rsid w:val="00BA6F33"/>
    <w:rsid w:val="00BA719E"/>
    <w:rsid w:val="00BA73F1"/>
    <w:rsid w:val="00BA7441"/>
    <w:rsid w:val="00BA789F"/>
    <w:rsid w:val="00BB00FA"/>
    <w:rsid w:val="00BB0117"/>
    <w:rsid w:val="00BB01C2"/>
    <w:rsid w:val="00BB01D3"/>
    <w:rsid w:val="00BB02B6"/>
    <w:rsid w:val="00BB045E"/>
    <w:rsid w:val="00BB0534"/>
    <w:rsid w:val="00BB0A5A"/>
    <w:rsid w:val="00BB0B81"/>
    <w:rsid w:val="00BB0CB8"/>
    <w:rsid w:val="00BB0CFE"/>
    <w:rsid w:val="00BB0D6C"/>
    <w:rsid w:val="00BB0DD4"/>
    <w:rsid w:val="00BB0E1C"/>
    <w:rsid w:val="00BB1015"/>
    <w:rsid w:val="00BB102F"/>
    <w:rsid w:val="00BB10D5"/>
    <w:rsid w:val="00BB13CE"/>
    <w:rsid w:val="00BB15BE"/>
    <w:rsid w:val="00BB164A"/>
    <w:rsid w:val="00BB19A5"/>
    <w:rsid w:val="00BB22E5"/>
    <w:rsid w:val="00BB2417"/>
    <w:rsid w:val="00BB24B3"/>
    <w:rsid w:val="00BB254A"/>
    <w:rsid w:val="00BB27FA"/>
    <w:rsid w:val="00BB2A6B"/>
    <w:rsid w:val="00BB2CE7"/>
    <w:rsid w:val="00BB2F50"/>
    <w:rsid w:val="00BB2FA5"/>
    <w:rsid w:val="00BB3328"/>
    <w:rsid w:val="00BB354A"/>
    <w:rsid w:val="00BB3570"/>
    <w:rsid w:val="00BB35AD"/>
    <w:rsid w:val="00BB36E8"/>
    <w:rsid w:val="00BB3735"/>
    <w:rsid w:val="00BB3738"/>
    <w:rsid w:val="00BB3862"/>
    <w:rsid w:val="00BB3944"/>
    <w:rsid w:val="00BB3993"/>
    <w:rsid w:val="00BB399A"/>
    <w:rsid w:val="00BB3C8B"/>
    <w:rsid w:val="00BB3F6D"/>
    <w:rsid w:val="00BB4327"/>
    <w:rsid w:val="00BB4374"/>
    <w:rsid w:val="00BB43FD"/>
    <w:rsid w:val="00BB4615"/>
    <w:rsid w:val="00BB4776"/>
    <w:rsid w:val="00BB49C8"/>
    <w:rsid w:val="00BB4E26"/>
    <w:rsid w:val="00BB526A"/>
    <w:rsid w:val="00BB55C3"/>
    <w:rsid w:val="00BB5610"/>
    <w:rsid w:val="00BB5CA2"/>
    <w:rsid w:val="00BB5DE5"/>
    <w:rsid w:val="00BB5FDF"/>
    <w:rsid w:val="00BB61E7"/>
    <w:rsid w:val="00BB66C2"/>
    <w:rsid w:val="00BB6A67"/>
    <w:rsid w:val="00BB7416"/>
    <w:rsid w:val="00BB748A"/>
    <w:rsid w:val="00BB76D5"/>
    <w:rsid w:val="00BB7783"/>
    <w:rsid w:val="00BB79DC"/>
    <w:rsid w:val="00BB7BB5"/>
    <w:rsid w:val="00BB7BBD"/>
    <w:rsid w:val="00BB7DE0"/>
    <w:rsid w:val="00BC0011"/>
    <w:rsid w:val="00BC03CE"/>
    <w:rsid w:val="00BC0544"/>
    <w:rsid w:val="00BC0582"/>
    <w:rsid w:val="00BC0A8D"/>
    <w:rsid w:val="00BC0F5B"/>
    <w:rsid w:val="00BC0FB6"/>
    <w:rsid w:val="00BC109A"/>
    <w:rsid w:val="00BC1340"/>
    <w:rsid w:val="00BC156B"/>
    <w:rsid w:val="00BC1734"/>
    <w:rsid w:val="00BC1B62"/>
    <w:rsid w:val="00BC20A4"/>
    <w:rsid w:val="00BC21A5"/>
    <w:rsid w:val="00BC2269"/>
    <w:rsid w:val="00BC22B4"/>
    <w:rsid w:val="00BC26FE"/>
    <w:rsid w:val="00BC27B9"/>
    <w:rsid w:val="00BC292A"/>
    <w:rsid w:val="00BC298E"/>
    <w:rsid w:val="00BC2A40"/>
    <w:rsid w:val="00BC2D14"/>
    <w:rsid w:val="00BC2D5B"/>
    <w:rsid w:val="00BC3518"/>
    <w:rsid w:val="00BC3905"/>
    <w:rsid w:val="00BC3A1D"/>
    <w:rsid w:val="00BC3EA0"/>
    <w:rsid w:val="00BC40BE"/>
    <w:rsid w:val="00BC419C"/>
    <w:rsid w:val="00BC42C0"/>
    <w:rsid w:val="00BC5092"/>
    <w:rsid w:val="00BC521A"/>
    <w:rsid w:val="00BC524E"/>
    <w:rsid w:val="00BC5262"/>
    <w:rsid w:val="00BC5526"/>
    <w:rsid w:val="00BC55E5"/>
    <w:rsid w:val="00BC56F5"/>
    <w:rsid w:val="00BC571A"/>
    <w:rsid w:val="00BC58CC"/>
    <w:rsid w:val="00BC5A8E"/>
    <w:rsid w:val="00BC5E60"/>
    <w:rsid w:val="00BC6141"/>
    <w:rsid w:val="00BC614B"/>
    <w:rsid w:val="00BC67B7"/>
    <w:rsid w:val="00BC6A21"/>
    <w:rsid w:val="00BC6BD9"/>
    <w:rsid w:val="00BC711C"/>
    <w:rsid w:val="00BC71C4"/>
    <w:rsid w:val="00BC7240"/>
    <w:rsid w:val="00BC7447"/>
    <w:rsid w:val="00BC773E"/>
    <w:rsid w:val="00BC781D"/>
    <w:rsid w:val="00BC78B7"/>
    <w:rsid w:val="00BC7BB6"/>
    <w:rsid w:val="00BC7E65"/>
    <w:rsid w:val="00BD0061"/>
    <w:rsid w:val="00BD00C1"/>
    <w:rsid w:val="00BD0116"/>
    <w:rsid w:val="00BD01ED"/>
    <w:rsid w:val="00BD0360"/>
    <w:rsid w:val="00BD04AD"/>
    <w:rsid w:val="00BD0799"/>
    <w:rsid w:val="00BD084B"/>
    <w:rsid w:val="00BD0BF2"/>
    <w:rsid w:val="00BD0C6C"/>
    <w:rsid w:val="00BD0C79"/>
    <w:rsid w:val="00BD12FC"/>
    <w:rsid w:val="00BD1615"/>
    <w:rsid w:val="00BD1A6A"/>
    <w:rsid w:val="00BD1ADA"/>
    <w:rsid w:val="00BD1C33"/>
    <w:rsid w:val="00BD26B0"/>
    <w:rsid w:val="00BD27D7"/>
    <w:rsid w:val="00BD2A60"/>
    <w:rsid w:val="00BD2B44"/>
    <w:rsid w:val="00BD2C8D"/>
    <w:rsid w:val="00BD2E77"/>
    <w:rsid w:val="00BD2E8C"/>
    <w:rsid w:val="00BD2EA1"/>
    <w:rsid w:val="00BD3188"/>
    <w:rsid w:val="00BD32B8"/>
    <w:rsid w:val="00BD32FD"/>
    <w:rsid w:val="00BD382E"/>
    <w:rsid w:val="00BD3AF4"/>
    <w:rsid w:val="00BD3C6C"/>
    <w:rsid w:val="00BD4127"/>
    <w:rsid w:val="00BD445E"/>
    <w:rsid w:val="00BD44DC"/>
    <w:rsid w:val="00BD4515"/>
    <w:rsid w:val="00BD4520"/>
    <w:rsid w:val="00BD4AA1"/>
    <w:rsid w:val="00BD4EE5"/>
    <w:rsid w:val="00BD4F81"/>
    <w:rsid w:val="00BD50C4"/>
    <w:rsid w:val="00BD5106"/>
    <w:rsid w:val="00BD51C4"/>
    <w:rsid w:val="00BD51E5"/>
    <w:rsid w:val="00BD51EF"/>
    <w:rsid w:val="00BD5242"/>
    <w:rsid w:val="00BD5312"/>
    <w:rsid w:val="00BD53FC"/>
    <w:rsid w:val="00BD5830"/>
    <w:rsid w:val="00BD58E4"/>
    <w:rsid w:val="00BD5B3B"/>
    <w:rsid w:val="00BD5CA7"/>
    <w:rsid w:val="00BD5EE6"/>
    <w:rsid w:val="00BD6393"/>
    <w:rsid w:val="00BD65A7"/>
    <w:rsid w:val="00BD6655"/>
    <w:rsid w:val="00BD6738"/>
    <w:rsid w:val="00BD69FE"/>
    <w:rsid w:val="00BD6A57"/>
    <w:rsid w:val="00BD6BE0"/>
    <w:rsid w:val="00BD6D55"/>
    <w:rsid w:val="00BD6D5F"/>
    <w:rsid w:val="00BD6F0C"/>
    <w:rsid w:val="00BD70E9"/>
    <w:rsid w:val="00BD727F"/>
    <w:rsid w:val="00BD766E"/>
    <w:rsid w:val="00BD7682"/>
    <w:rsid w:val="00BD76FE"/>
    <w:rsid w:val="00BD7700"/>
    <w:rsid w:val="00BD779C"/>
    <w:rsid w:val="00BD77FF"/>
    <w:rsid w:val="00BD7AEC"/>
    <w:rsid w:val="00BD7F25"/>
    <w:rsid w:val="00BE0065"/>
    <w:rsid w:val="00BE00CC"/>
    <w:rsid w:val="00BE031C"/>
    <w:rsid w:val="00BE0AAA"/>
    <w:rsid w:val="00BE1130"/>
    <w:rsid w:val="00BE1154"/>
    <w:rsid w:val="00BE1770"/>
    <w:rsid w:val="00BE190D"/>
    <w:rsid w:val="00BE1A97"/>
    <w:rsid w:val="00BE1AC1"/>
    <w:rsid w:val="00BE1BF4"/>
    <w:rsid w:val="00BE1CDB"/>
    <w:rsid w:val="00BE1F83"/>
    <w:rsid w:val="00BE1FD6"/>
    <w:rsid w:val="00BE2024"/>
    <w:rsid w:val="00BE2194"/>
    <w:rsid w:val="00BE2233"/>
    <w:rsid w:val="00BE2311"/>
    <w:rsid w:val="00BE2511"/>
    <w:rsid w:val="00BE258F"/>
    <w:rsid w:val="00BE2887"/>
    <w:rsid w:val="00BE2927"/>
    <w:rsid w:val="00BE3068"/>
    <w:rsid w:val="00BE3183"/>
    <w:rsid w:val="00BE31FF"/>
    <w:rsid w:val="00BE3278"/>
    <w:rsid w:val="00BE3364"/>
    <w:rsid w:val="00BE361D"/>
    <w:rsid w:val="00BE36F0"/>
    <w:rsid w:val="00BE3735"/>
    <w:rsid w:val="00BE397C"/>
    <w:rsid w:val="00BE3C35"/>
    <w:rsid w:val="00BE3CF0"/>
    <w:rsid w:val="00BE3D12"/>
    <w:rsid w:val="00BE3E95"/>
    <w:rsid w:val="00BE42DD"/>
    <w:rsid w:val="00BE446E"/>
    <w:rsid w:val="00BE44C4"/>
    <w:rsid w:val="00BE4572"/>
    <w:rsid w:val="00BE45A2"/>
    <w:rsid w:val="00BE4C99"/>
    <w:rsid w:val="00BE4CD0"/>
    <w:rsid w:val="00BE4E01"/>
    <w:rsid w:val="00BE4ECF"/>
    <w:rsid w:val="00BE50A6"/>
    <w:rsid w:val="00BE53EB"/>
    <w:rsid w:val="00BE573A"/>
    <w:rsid w:val="00BE5984"/>
    <w:rsid w:val="00BE59AF"/>
    <w:rsid w:val="00BE5AFA"/>
    <w:rsid w:val="00BE5C0A"/>
    <w:rsid w:val="00BE5E05"/>
    <w:rsid w:val="00BE62D6"/>
    <w:rsid w:val="00BE6528"/>
    <w:rsid w:val="00BE6626"/>
    <w:rsid w:val="00BE675E"/>
    <w:rsid w:val="00BE6888"/>
    <w:rsid w:val="00BE6D5F"/>
    <w:rsid w:val="00BE6F21"/>
    <w:rsid w:val="00BE7008"/>
    <w:rsid w:val="00BE70C7"/>
    <w:rsid w:val="00BE7127"/>
    <w:rsid w:val="00BE74D7"/>
    <w:rsid w:val="00BE75CC"/>
    <w:rsid w:val="00BE7682"/>
    <w:rsid w:val="00BE7722"/>
    <w:rsid w:val="00BE7DD4"/>
    <w:rsid w:val="00BE7DED"/>
    <w:rsid w:val="00BF0073"/>
    <w:rsid w:val="00BF00AD"/>
    <w:rsid w:val="00BF0A4C"/>
    <w:rsid w:val="00BF0C34"/>
    <w:rsid w:val="00BF0F48"/>
    <w:rsid w:val="00BF1292"/>
    <w:rsid w:val="00BF1399"/>
    <w:rsid w:val="00BF1A71"/>
    <w:rsid w:val="00BF1BE3"/>
    <w:rsid w:val="00BF1D8A"/>
    <w:rsid w:val="00BF227D"/>
    <w:rsid w:val="00BF24AE"/>
    <w:rsid w:val="00BF2557"/>
    <w:rsid w:val="00BF2625"/>
    <w:rsid w:val="00BF26DC"/>
    <w:rsid w:val="00BF2902"/>
    <w:rsid w:val="00BF2B9B"/>
    <w:rsid w:val="00BF2D8A"/>
    <w:rsid w:val="00BF2E48"/>
    <w:rsid w:val="00BF2E74"/>
    <w:rsid w:val="00BF3038"/>
    <w:rsid w:val="00BF323D"/>
    <w:rsid w:val="00BF360A"/>
    <w:rsid w:val="00BF3B45"/>
    <w:rsid w:val="00BF3B91"/>
    <w:rsid w:val="00BF3C32"/>
    <w:rsid w:val="00BF3D07"/>
    <w:rsid w:val="00BF3D54"/>
    <w:rsid w:val="00BF451D"/>
    <w:rsid w:val="00BF46A1"/>
    <w:rsid w:val="00BF4964"/>
    <w:rsid w:val="00BF4B63"/>
    <w:rsid w:val="00BF4C19"/>
    <w:rsid w:val="00BF4C41"/>
    <w:rsid w:val="00BF4E18"/>
    <w:rsid w:val="00BF4E52"/>
    <w:rsid w:val="00BF4EA7"/>
    <w:rsid w:val="00BF50FD"/>
    <w:rsid w:val="00BF5B14"/>
    <w:rsid w:val="00BF619D"/>
    <w:rsid w:val="00BF65ED"/>
    <w:rsid w:val="00BF6884"/>
    <w:rsid w:val="00BF6902"/>
    <w:rsid w:val="00BF69D7"/>
    <w:rsid w:val="00BF6A4A"/>
    <w:rsid w:val="00BF6CCF"/>
    <w:rsid w:val="00BF6CF6"/>
    <w:rsid w:val="00BF7208"/>
    <w:rsid w:val="00BF720F"/>
    <w:rsid w:val="00BF721A"/>
    <w:rsid w:val="00BF7430"/>
    <w:rsid w:val="00BF7500"/>
    <w:rsid w:val="00BF75B7"/>
    <w:rsid w:val="00BF7807"/>
    <w:rsid w:val="00BF79FB"/>
    <w:rsid w:val="00BF7EDB"/>
    <w:rsid w:val="00C0023A"/>
    <w:rsid w:val="00C0040F"/>
    <w:rsid w:val="00C00457"/>
    <w:rsid w:val="00C004EC"/>
    <w:rsid w:val="00C00C71"/>
    <w:rsid w:val="00C00D0C"/>
    <w:rsid w:val="00C00EC0"/>
    <w:rsid w:val="00C00F96"/>
    <w:rsid w:val="00C010C5"/>
    <w:rsid w:val="00C011FA"/>
    <w:rsid w:val="00C013F6"/>
    <w:rsid w:val="00C01430"/>
    <w:rsid w:val="00C015D1"/>
    <w:rsid w:val="00C0164A"/>
    <w:rsid w:val="00C016DD"/>
    <w:rsid w:val="00C01C38"/>
    <w:rsid w:val="00C01E0F"/>
    <w:rsid w:val="00C020FA"/>
    <w:rsid w:val="00C024EC"/>
    <w:rsid w:val="00C031D3"/>
    <w:rsid w:val="00C03205"/>
    <w:rsid w:val="00C03983"/>
    <w:rsid w:val="00C03C02"/>
    <w:rsid w:val="00C03CC4"/>
    <w:rsid w:val="00C041F1"/>
    <w:rsid w:val="00C04373"/>
    <w:rsid w:val="00C045EF"/>
    <w:rsid w:val="00C046C9"/>
    <w:rsid w:val="00C048B2"/>
    <w:rsid w:val="00C048B5"/>
    <w:rsid w:val="00C04C50"/>
    <w:rsid w:val="00C04F37"/>
    <w:rsid w:val="00C050FD"/>
    <w:rsid w:val="00C0516A"/>
    <w:rsid w:val="00C05187"/>
    <w:rsid w:val="00C054B1"/>
    <w:rsid w:val="00C05812"/>
    <w:rsid w:val="00C05820"/>
    <w:rsid w:val="00C059F1"/>
    <w:rsid w:val="00C05AA9"/>
    <w:rsid w:val="00C05CB0"/>
    <w:rsid w:val="00C05DDE"/>
    <w:rsid w:val="00C05DFD"/>
    <w:rsid w:val="00C06131"/>
    <w:rsid w:val="00C061F1"/>
    <w:rsid w:val="00C0648A"/>
    <w:rsid w:val="00C0698A"/>
    <w:rsid w:val="00C06CB6"/>
    <w:rsid w:val="00C06D63"/>
    <w:rsid w:val="00C06DAC"/>
    <w:rsid w:val="00C06E2D"/>
    <w:rsid w:val="00C06FDF"/>
    <w:rsid w:val="00C070B7"/>
    <w:rsid w:val="00C075A4"/>
    <w:rsid w:val="00C07628"/>
    <w:rsid w:val="00C076FC"/>
    <w:rsid w:val="00C0772E"/>
    <w:rsid w:val="00C07AB2"/>
    <w:rsid w:val="00C07B6D"/>
    <w:rsid w:val="00C07C77"/>
    <w:rsid w:val="00C07CF0"/>
    <w:rsid w:val="00C07E53"/>
    <w:rsid w:val="00C07EF2"/>
    <w:rsid w:val="00C101E1"/>
    <w:rsid w:val="00C1080F"/>
    <w:rsid w:val="00C10AF3"/>
    <w:rsid w:val="00C10BC7"/>
    <w:rsid w:val="00C10C89"/>
    <w:rsid w:val="00C10E09"/>
    <w:rsid w:val="00C10E3F"/>
    <w:rsid w:val="00C10F73"/>
    <w:rsid w:val="00C11031"/>
    <w:rsid w:val="00C11C35"/>
    <w:rsid w:val="00C11CCB"/>
    <w:rsid w:val="00C120C4"/>
    <w:rsid w:val="00C1233F"/>
    <w:rsid w:val="00C1240C"/>
    <w:rsid w:val="00C124B2"/>
    <w:rsid w:val="00C12B59"/>
    <w:rsid w:val="00C12BB7"/>
    <w:rsid w:val="00C12BD3"/>
    <w:rsid w:val="00C12BF8"/>
    <w:rsid w:val="00C1314E"/>
    <w:rsid w:val="00C13309"/>
    <w:rsid w:val="00C13AD3"/>
    <w:rsid w:val="00C13F73"/>
    <w:rsid w:val="00C140FD"/>
    <w:rsid w:val="00C14556"/>
    <w:rsid w:val="00C146D6"/>
    <w:rsid w:val="00C1474D"/>
    <w:rsid w:val="00C14BC6"/>
    <w:rsid w:val="00C152C7"/>
    <w:rsid w:val="00C1533C"/>
    <w:rsid w:val="00C158D1"/>
    <w:rsid w:val="00C1595A"/>
    <w:rsid w:val="00C15DB7"/>
    <w:rsid w:val="00C15F55"/>
    <w:rsid w:val="00C16041"/>
    <w:rsid w:val="00C162E2"/>
    <w:rsid w:val="00C1645A"/>
    <w:rsid w:val="00C16852"/>
    <w:rsid w:val="00C169C2"/>
    <w:rsid w:val="00C16BBB"/>
    <w:rsid w:val="00C16D13"/>
    <w:rsid w:val="00C16D9D"/>
    <w:rsid w:val="00C16DB9"/>
    <w:rsid w:val="00C17134"/>
    <w:rsid w:val="00C176B5"/>
    <w:rsid w:val="00C1779F"/>
    <w:rsid w:val="00C177C5"/>
    <w:rsid w:val="00C17931"/>
    <w:rsid w:val="00C17BD4"/>
    <w:rsid w:val="00C17C4F"/>
    <w:rsid w:val="00C17DE1"/>
    <w:rsid w:val="00C17FE0"/>
    <w:rsid w:val="00C2047C"/>
    <w:rsid w:val="00C2048B"/>
    <w:rsid w:val="00C204E3"/>
    <w:rsid w:val="00C20AEE"/>
    <w:rsid w:val="00C20B68"/>
    <w:rsid w:val="00C21060"/>
    <w:rsid w:val="00C21123"/>
    <w:rsid w:val="00C21201"/>
    <w:rsid w:val="00C2167A"/>
    <w:rsid w:val="00C21DB1"/>
    <w:rsid w:val="00C21DFF"/>
    <w:rsid w:val="00C21F3D"/>
    <w:rsid w:val="00C2206F"/>
    <w:rsid w:val="00C221AE"/>
    <w:rsid w:val="00C2239A"/>
    <w:rsid w:val="00C225A5"/>
    <w:rsid w:val="00C22CDC"/>
    <w:rsid w:val="00C22D1B"/>
    <w:rsid w:val="00C22D23"/>
    <w:rsid w:val="00C22D36"/>
    <w:rsid w:val="00C22F17"/>
    <w:rsid w:val="00C2333C"/>
    <w:rsid w:val="00C2390E"/>
    <w:rsid w:val="00C23968"/>
    <w:rsid w:val="00C239DF"/>
    <w:rsid w:val="00C23B68"/>
    <w:rsid w:val="00C23B6B"/>
    <w:rsid w:val="00C23C87"/>
    <w:rsid w:val="00C23CF8"/>
    <w:rsid w:val="00C23E1D"/>
    <w:rsid w:val="00C2405B"/>
    <w:rsid w:val="00C2410F"/>
    <w:rsid w:val="00C2431E"/>
    <w:rsid w:val="00C2476B"/>
    <w:rsid w:val="00C247BC"/>
    <w:rsid w:val="00C24837"/>
    <w:rsid w:val="00C2488B"/>
    <w:rsid w:val="00C24A7D"/>
    <w:rsid w:val="00C24BC5"/>
    <w:rsid w:val="00C24E24"/>
    <w:rsid w:val="00C24E90"/>
    <w:rsid w:val="00C24F32"/>
    <w:rsid w:val="00C2543A"/>
    <w:rsid w:val="00C25AF6"/>
    <w:rsid w:val="00C25CD3"/>
    <w:rsid w:val="00C25E40"/>
    <w:rsid w:val="00C25EAC"/>
    <w:rsid w:val="00C26465"/>
    <w:rsid w:val="00C2654E"/>
    <w:rsid w:val="00C2662D"/>
    <w:rsid w:val="00C267A4"/>
    <w:rsid w:val="00C26CF9"/>
    <w:rsid w:val="00C26FA2"/>
    <w:rsid w:val="00C271FE"/>
    <w:rsid w:val="00C27623"/>
    <w:rsid w:val="00C277A9"/>
    <w:rsid w:val="00C277ED"/>
    <w:rsid w:val="00C27866"/>
    <w:rsid w:val="00C27916"/>
    <w:rsid w:val="00C27958"/>
    <w:rsid w:val="00C27BE0"/>
    <w:rsid w:val="00C27DA3"/>
    <w:rsid w:val="00C30072"/>
    <w:rsid w:val="00C30074"/>
    <w:rsid w:val="00C300CA"/>
    <w:rsid w:val="00C30338"/>
    <w:rsid w:val="00C303BD"/>
    <w:rsid w:val="00C304BB"/>
    <w:rsid w:val="00C30774"/>
    <w:rsid w:val="00C30895"/>
    <w:rsid w:val="00C30A31"/>
    <w:rsid w:val="00C30DDB"/>
    <w:rsid w:val="00C30E03"/>
    <w:rsid w:val="00C30F2A"/>
    <w:rsid w:val="00C312C2"/>
    <w:rsid w:val="00C312DD"/>
    <w:rsid w:val="00C31CE9"/>
    <w:rsid w:val="00C31F58"/>
    <w:rsid w:val="00C321A0"/>
    <w:rsid w:val="00C321AE"/>
    <w:rsid w:val="00C328D8"/>
    <w:rsid w:val="00C328E2"/>
    <w:rsid w:val="00C32A6F"/>
    <w:rsid w:val="00C32AF4"/>
    <w:rsid w:val="00C32B55"/>
    <w:rsid w:val="00C32DA8"/>
    <w:rsid w:val="00C32F9E"/>
    <w:rsid w:val="00C33085"/>
    <w:rsid w:val="00C33434"/>
    <w:rsid w:val="00C33451"/>
    <w:rsid w:val="00C335BC"/>
    <w:rsid w:val="00C335E7"/>
    <w:rsid w:val="00C3377A"/>
    <w:rsid w:val="00C3382E"/>
    <w:rsid w:val="00C33B76"/>
    <w:rsid w:val="00C33D91"/>
    <w:rsid w:val="00C34059"/>
    <w:rsid w:val="00C34543"/>
    <w:rsid w:val="00C34889"/>
    <w:rsid w:val="00C349D2"/>
    <w:rsid w:val="00C34D16"/>
    <w:rsid w:val="00C34D41"/>
    <w:rsid w:val="00C35083"/>
    <w:rsid w:val="00C352CF"/>
    <w:rsid w:val="00C35530"/>
    <w:rsid w:val="00C356F6"/>
    <w:rsid w:val="00C35843"/>
    <w:rsid w:val="00C35D79"/>
    <w:rsid w:val="00C35D99"/>
    <w:rsid w:val="00C35E45"/>
    <w:rsid w:val="00C35EE6"/>
    <w:rsid w:val="00C35FFE"/>
    <w:rsid w:val="00C36481"/>
    <w:rsid w:val="00C3663C"/>
    <w:rsid w:val="00C3677E"/>
    <w:rsid w:val="00C36AA0"/>
    <w:rsid w:val="00C36F9E"/>
    <w:rsid w:val="00C37038"/>
    <w:rsid w:val="00C370B5"/>
    <w:rsid w:val="00C37184"/>
    <w:rsid w:val="00C3724E"/>
    <w:rsid w:val="00C376E3"/>
    <w:rsid w:val="00C37AA8"/>
    <w:rsid w:val="00C37D3F"/>
    <w:rsid w:val="00C37D94"/>
    <w:rsid w:val="00C402FE"/>
    <w:rsid w:val="00C4032F"/>
    <w:rsid w:val="00C40335"/>
    <w:rsid w:val="00C4081C"/>
    <w:rsid w:val="00C40BB2"/>
    <w:rsid w:val="00C40FE7"/>
    <w:rsid w:val="00C41037"/>
    <w:rsid w:val="00C411B2"/>
    <w:rsid w:val="00C4143B"/>
    <w:rsid w:val="00C415C4"/>
    <w:rsid w:val="00C415DD"/>
    <w:rsid w:val="00C41831"/>
    <w:rsid w:val="00C41955"/>
    <w:rsid w:val="00C419DA"/>
    <w:rsid w:val="00C41AD7"/>
    <w:rsid w:val="00C41BE9"/>
    <w:rsid w:val="00C41EBE"/>
    <w:rsid w:val="00C41ECE"/>
    <w:rsid w:val="00C41EE0"/>
    <w:rsid w:val="00C422C6"/>
    <w:rsid w:val="00C4232F"/>
    <w:rsid w:val="00C42613"/>
    <w:rsid w:val="00C42829"/>
    <w:rsid w:val="00C42B00"/>
    <w:rsid w:val="00C42D49"/>
    <w:rsid w:val="00C42D72"/>
    <w:rsid w:val="00C42E19"/>
    <w:rsid w:val="00C42FD9"/>
    <w:rsid w:val="00C43002"/>
    <w:rsid w:val="00C43449"/>
    <w:rsid w:val="00C43752"/>
    <w:rsid w:val="00C43B4A"/>
    <w:rsid w:val="00C43BCA"/>
    <w:rsid w:val="00C4490C"/>
    <w:rsid w:val="00C44CF5"/>
    <w:rsid w:val="00C44F3F"/>
    <w:rsid w:val="00C45079"/>
    <w:rsid w:val="00C4519B"/>
    <w:rsid w:val="00C4520A"/>
    <w:rsid w:val="00C452BB"/>
    <w:rsid w:val="00C4533E"/>
    <w:rsid w:val="00C4579A"/>
    <w:rsid w:val="00C45BC7"/>
    <w:rsid w:val="00C46117"/>
    <w:rsid w:val="00C4628B"/>
    <w:rsid w:val="00C4660D"/>
    <w:rsid w:val="00C466A3"/>
    <w:rsid w:val="00C4670F"/>
    <w:rsid w:val="00C46BAE"/>
    <w:rsid w:val="00C46C0A"/>
    <w:rsid w:val="00C46E3A"/>
    <w:rsid w:val="00C46EFA"/>
    <w:rsid w:val="00C47104"/>
    <w:rsid w:val="00C472A3"/>
    <w:rsid w:val="00C473AF"/>
    <w:rsid w:val="00C4748A"/>
    <w:rsid w:val="00C47721"/>
    <w:rsid w:val="00C4774D"/>
    <w:rsid w:val="00C47754"/>
    <w:rsid w:val="00C47865"/>
    <w:rsid w:val="00C47941"/>
    <w:rsid w:val="00C47B77"/>
    <w:rsid w:val="00C47CEE"/>
    <w:rsid w:val="00C47D3A"/>
    <w:rsid w:val="00C47D72"/>
    <w:rsid w:val="00C47E8A"/>
    <w:rsid w:val="00C5012C"/>
    <w:rsid w:val="00C50265"/>
    <w:rsid w:val="00C50615"/>
    <w:rsid w:val="00C50619"/>
    <w:rsid w:val="00C5062F"/>
    <w:rsid w:val="00C50884"/>
    <w:rsid w:val="00C508C9"/>
    <w:rsid w:val="00C508E3"/>
    <w:rsid w:val="00C5092A"/>
    <w:rsid w:val="00C50B2D"/>
    <w:rsid w:val="00C50DC2"/>
    <w:rsid w:val="00C50F23"/>
    <w:rsid w:val="00C511DC"/>
    <w:rsid w:val="00C5148A"/>
    <w:rsid w:val="00C515EF"/>
    <w:rsid w:val="00C51DFE"/>
    <w:rsid w:val="00C51F88"/>
    <w:rsid w:val="00C51F9F"/>
    <w:rsid w:val="00C5211E"/>
    <w:rsid w:val="00C52160"/>
    <w:rsid w:val="00C5240B"/>
    <w:rsid w:val="00C52985"/>
    <w:rsid w:val="00C52BBC"/>
    <w:rsid w:val="00C52C37"/>
    <w:rsid w:val="00C533BF"/>
    <w:rsid w:val="00C535BD"/>
    <w:rsid w:val="00C53A98"/>
    <w:rsid w:val="00C53C06"/>
    <w:rsid w:val="00C53CC9"/>
    <w:rsid w:val="00C53CD4"/>
    <w:rsid w:val="00C53DA3"/>
    <w:rsid w:val="00C53E40"/>
    <w:rsid w:val="00C53E52"/>
    <w:rsid w:val="00C53FD9"/>
    <w:rsid w:val="00C542A8"/>
    <w:rsid w:val="00C543A4"/>
    <w:rsid w:val="00C54715"/>
    <w:rsid w:val="00C54A58"/>
    <w:rsid w:val="00C54BB6"/>
    <w:rsid w:val="00C54CEB"/>
    <w:rsid w:val="00C54D5A"/>
    <w:rsid w:val="00C5503B"/>
    <w:rsid w:val="00C551AF"/>
    <w:rsid w:val="00C55345"/>
    <w:rsid w:val="00C55437"/>
    <w:rsid w:val="00C5577E"/>
    <w:rsid w:val="00C55784"/>
    <w:rsid w:val="00C557C4"/>
    <w:rsid w:val="00C557D5"/>
    <w:rsid w:val="00C55AE3"/>
    <w:rsid w:val="00C55B09"/>
    <w:rsid w:val="00C55F9D"/>
    <w:rsid w:val="00C560A2"/>
    <w:rsid w:val="00C5639F"/>
    <w:rsid w:val="00C56476"/>
    <w:rsid w:val="00C56683"/>
    <w:rsid w:val="00C569B2"/>
    <w:rsid w:val="00C56A48"/>
    <w:rsid w:val="00C56A83"/>
    <w:rsid w:val="00C56B83"/>
    <w:rsid w:val="00C56C77"/>
    <w:rsid w:val="00C56F54"/>
    <w:rsid w:val="00C570DB"/>
    <w:rsid w:val="00C5713E"/>
    <w:rsid w:val="00C574F0"/>
    <w:rsid w:val="00C57634"/>
    <w:rsid w:val="00C5772E"/>
    <w:rsid w:val="00C5779F"/>
    <w:rsid w:val="00C5788B"/>
    <w:rsid w:val="00C57A1F"/>
    <w:rsid w:val="00C57AD1"/>
    <w:rsid w:val="00C57B95"/>
    <w:rsid w:val="00C57EF2"/>
    <w:rsid w:val="00C57F0B"/>
    <w:rsid w:val="00C6009C"/>
    <w:rsid w:val="00C6009D"/>
    <w:rsid w:val="00C60124"/>
    <w:rsid w:val="00C60581"/>
    <w:rsid w:val="00C6076C"/>
    <w:rsid w:val="00C608F9"/>
    <w:rsid w:val="00C61096"/>
    <w:rsid w:val="00C61260"/>
    <w:rsid w:val="00C6149F"/>
    <w:rsid w:val="00C614EC"/>
    <w:rsid w:val="00C61A28"/>
    <w:rsid w:val="00C61A3B"/>
    <w:rsid w:val="00C61B64"/>
    <w:rsid w:val="00C61C85"/>
    <w:rsid w:val="00C61E15"/>
    <w:rsid w:val="00C62228"/>
    <w:rsid w:val="00C6242A"/>
    <w:rsid w:val="00C62CEC"/>
    <w:rsid w:val="00C62D7D"/>
    <w:rsid w:val="00C62FA1"/>
    <w:rsid w:val="00C62FC8"/>
    <w:rsid w:val="00C63068"/>
    <w:rsid w:val="00C63180"/>
    <w:rsid w:val="00C631BC"/>
    <w:rsid w:val="00C6365C"/>
    <w:rsid w:val="00C637CD"/>
    <w:rsid w:val="00C637FC"/>
    <w:rsid w:val="00C63995"/>
    <w:rsid w:val="00C63A00"/>
    <w:rsid w:val="00C63BEC"/>
    <w:rsid w:val="00C63C54"/>
    <w:rsid w:val="00C63F17"/>
    <w:rsid w:val="00C641B4"/>
    <w:rsid w:val="00C644E6"/>
    <w:rsid w:val="00C646DA"/>
    <w:rsid w:val="00C64E33"/>
    <w:rsid w:val="00C64E58"/>
    <w:rsid w:val="00C64F3F"/>
    <w:rsid w:val="00C64FCE"/>
    <w:rsid w:val="00C65038"/>
    <w:rsid w:val="00C65200"/>
    <w:rsid w:val="00C6526F"/>
    <w:rsid w:val="00C65567"/>
    <w:rsid w:val="00C65608"/>
    <w:rsid w:val="00C656B9"/>
    <w:rsid w:val="00C6573D"/>
    <w:rsid w:val="00C65839"/>
    <w:rsid w:val="00C65852"/>
    <w:rsid w:val="00C65991"/>
    <w:rsid w:val="00C65ED8"/>
    <w:rsid w:val="00C6618B"/>
    <w:rsid w:val="00C662AC"/>
    <w:rsid w:val="00C666CE"/>
    <w:rsid w:val="00C66726"/>
    <w:rsid w:val="00C669B1"/>
    <w:rsid w:val="00C66B20"/>
    <w:rsid w:val="00C66B53"/>
    <w:rsid w:val="00C66BCD"/>
    <w:rsid w:val="00C66C09"/>
    <w:rsid w:val="00C6738B"/>
    <w:rsid w:val="00C673E2"/>
    <w:rsid w:val="00C67460"/>
    <w:rsid w:val="00C676C2"/>
    <w:rsid w:val="00C67708"/>
    <w:rsid w:val="00C67903"/>
    <w:rsid w:val="00C67A3E"/>
    <w:rsid w:val="00C67A8E"/>
    <w:rsid w:val="00C67C7E"/>
    <w:rsid w:val="00C67FC1"/>
    <w:rsid w:val="00C702F9"/>
    <w:rsid w:val="00C703D7"/>
    <w:rsid w:val="00C70553"/>
    <w:rsid w:val="00C70647"/>
    <w:rsid w:val="00C7069A"/>
    <w:rsid w:val="00C7072F"/>
    <w:rsid w:val="00C70764"/>
    <w:rsid w:val="00C708FB"/>
    <w:rsid w:val="00C70B38"/>
    <w:rsid w:val="00C70DA7"/>
    <w:rsid w:val="00C70EDE"/>
    <w:rsid w:val="00C70F1D"/>
    <w:rsid w:val="00C71034"/>
    <w:rsid w:val="00C71101"/>
    <w:rsid w:val="00C71142"/>
    <w:rsid w:val="00C71233"/>
    <w:rsid w:val="00C71369"/>
    <w:rsid w:val="00C71639"/>
    <w:rsid w:val="00C716CD"/>
    <w:rsid w:val="00C7176D"/>
    <w:rsid w:val="00C7178D"/>
    <w:rsid w:val="00C717FA"/>
    <w:rsid w:val="00C71A9F"/>
    <w:rsid w:val="00C71D2F"/>
    <w:rsid w:val="00C71E36"/>
    <w:rsid w:val="00C71F09"/>
    <w:rsid w:val="00C71F3D"/>
    <w:rsid w:val="00C7211E"/>
    <w:rsid w:val="00C72258"/>
    <w:rsid w:val="00C72315"/>
    <w:rsid w:val="00C725E9"/>
    <w:rsid w:val="00C72864"/>
    <w:rsid w:val="00C7293D"/>
    <w:rsid w:val="00C72A3C"/>
    <w:rsid w:val="00C72AE7"/>
    <w:rsid w:val="00C72B23"/>
    <w:rsid w:val="00C72DB1"/>
    <w:rsid w:val="00C72DD3"/>
    <w:rsid w:val="00C72E3B"/>
    <w:rsid w:val="00C72F4F"/>
    <w:rsid w:val="00C7319E"/>
    <w:rsid w:val="00C73400"/>
    <w:rsid w:val="00C735C9"/>
    <w:rsid w:val="00C737B5"/>
    <w:rsid w:val="00C737FF"/>
    <w:rsid w:val="00C73808"/>
    <w:rsid w:val="00C73A3B"/>
    <w:rsid w:val="00C73AFF"/>
    <w:rsid w:val="00C73D9E"/>
    <w:rsid w:val="00C73ED6"/>
    <w:rsid w:val="00C73EF1"/>
    <w:rsid w:val="00C740B1"/>
    <w:rsid w:val="00C742CC"/>
    <w:rsid w:val="00C7470F"/>
    <w:rsid w:val="00C748EB"/>
    <w:rsid w:val="00C7496C"/>
    <w:rsid w:val="00C74E5C"/>
    <w:rsid w:val="00C74F1E"/>
    <w:rsid w:val="00C7500C"/>
    <w:rsid w:val="00C75205"/>
    <w:rsid w:val="00C75BA5"/>
    <w:rsid w:val="00C75C71"/>
    <w:rsid w:val="00C75CDD"/>
    <w:rsid w:val="00C75EA5"/>
    <w:rsid w:val="00C7600F"/>
    <w:rsid w:val="00C7649B"/>
    <w:rsid w:val="00C7653A"/>
    <w:rsid w:val="00C7655E"/>
    <w:rsid w:val="00C7669D"/>
    <w:rsid w:val="00C767A7"/>
    <w:rsid w:val="00C768E8"/>
    <w:rsid w:val="00C76A0B"/>
    <w:rsid w:val="00C76A58"/>
    <w:rsid w:val="00C76A9C"/>
    <w:rsid w:val="00C76E06"/>
    <w:rsid w:val="00C76F72"/>
    <w:rsid w:val="00C77157"/>
    <w:rsid w:val="00C77291"/>
    <w:rsid w:val="00C77306"/>
    <w:rsid w:val="00C77370"/>
    <w:rsid w:val="00C773B8"/>
    <w:rsid w:val="00C77444"/>
    <w:rsid w:val="00C7755A"/>
    <w:rsid w:val="00C775EC"/>
    <w:rsid w:val="00C77AD3"/>
    <w:rsid w:val="00C77B94"/>
    <w:rsid w:val="00C77CA4"/>
    <w:rsid w:val="00C805E5"/>
    <w:rsid w:val="00C80670"/>
    <w:rsid w:val="00C8075D"/>
    <w:rsid w:val="00C8080D"/>
    <w:rsid w:val="00C80A1F"/>
    <w:rsid w:val="00C80A8D"/>
    <w:rsid w:val="00C80B90"/>
    <w:rsid w:val="00C80E6B"/>
    <w:rsid w:val="00C80E77"/>
    <w:rsid w:val="00C81047"/>
    <w:rsid w:val="00C810F4"/>
    <w:rsid w:val="00C8115F"/>
    <w:rsid w:val="00C81723"/>
    <w:rsid w:val="00C817C2"/>
    <w:rsid w:val="00C8180C"/>
    <w:rsid w:val="00C818A1"/>
    <w:rsid w:val="00C819D1"/>
    <w:rsid w:val="00C81D70"/>
    <w:rsid w:val="00C81E27"/>
    <w:rsid w:val="00C82190"/>
    <w:rsid w:val="00C823B3"/>
    <w:rsid w:val="00C827B8"/>
    <w:rsid w:val="00C82DE4"/>
    <w:rsid w:val="00C82EA8"/>
    <w:rsid w:val="00C82FA2"/>
    <w:rsid w:val="00C83083"/>
    <w:rsid w:val="00C830A4"/>
    <w:rsid w:val="00C831E9"/>
    <w:rsid w:val="00C832AC"/>
    <w:rsid w:val="00C83633"/>
    <w:rsid w:val="00C83641"/>
    <w:rsid w:val="00C83A4B"/>
    <w:rsid w:val="00C83AEB"/>
    <w:rsid w:val="00C84074"/>
    <w:rsid w:val="00C840FF"/>
    <w:rsid w:val="00C84477"/>
    <w:rsid w:val="00C8457D"/>
    <w:rsid w:val="00C8463C"/>
    <w:rsid w:val="00C846C3"/>
    <w:rsid w:val="00C84748"/>
    <w:rsid w:val="00C84843"/>
    <w:rsid w:val="00C84A30"/>
    <w:rsid w:val="00C84BA2"/>
    <w:rsid w:val="00C84C4B"/>
    <w:rsid w:val="00C84DBD"/>
    <w:rsid w:val="00C84F38"/>
    <w:rsid w:val="00C850CF"/>
    <w:rsid w:val="00C85126"/>
    <w:rsid w:val="00C852F3"/>
    <w:rsid w:val="00C85301"/>
    <w:rsid w:val="00C85486"/>
    <w:rsid w:val="00C858C6"/>
    <w:rsid w:val="00C85904"/>
    <w:rsid w:val="00C859BB"/>
    <w:rsid w:val="00C859F3"/>
    <w:rsid w:val="00C85A21"/>
    <w:rsid w:val="00C86342"/>
    <w:rsid w:val="00C86468"/>
    <w:rsid w:val="00C867A4"/>
    <w:rsid w:val="00C86B0E"/>
    <w:rsid w:val="00C86DE5"/>
    <w:rsid w:val="00C86DFD"/>
    <w:rsid w:val="00C86E38"/>
    <w:rsid w:val="00C86E68"/>
    <w:rsid w:val="00C871F2"/>
    <w:rsid w:val="00C872DC"/>
    <w:rsid w:val="00C873B9"/>
    <w:rsid w:val="00C878FE"/>
    <w:rsid w:val="00C87C33"/>
    <w:rsid w:val="00C87D78"/>
    <w:rsid w:val="00C87F71"/>
    <w:rsid w:val="00C9001F"/>
    <w:rsid w:val="00C90175"/>
    <w:rsid w:val="00C90223"/>
    <w:rsid w:val="00C904AA"/>
    <w:rsid w:val="00C9051B"/>
    <w:rsid w:val="00C9058D"/>
    <w:rsid w:val="00C9065F"/>
    <w:rsid w:val="00C906BA"/>
    <w:rsid w:val="00C906DE"/>
    <w:rsid w:val="00C90A21"/>
    <w:rsid w:val="00C90C9A"/>
    <w:rsid w:val="00C90ED3"/>
    <w:rsid w:val="00C90F3E"/>
    <w:rsid w:val="00C916E9"/>
    <w:rsid w:val="00C92191"/>
    <w:rsid w:val="00C921F2"/>
    <w:rsid w:val="00C924B2"/>
    <w:rsid w:val="00C92538"/>
    <w:rsid w:val="00C925E7"/>
    <w:rsid w:val="00C92947"/>
    <w:rsid w:val="00C92F7E"/>
    <w:rsid w:val="00C9305C"/>
    <w:rsid w:val="00C93093"/>
    <w:rsid w:val="00C9324A"/>
    <w:rsid w:val="00C93278"/>
    <w:rsid w:val="00C9328A"/>
    <w:rsid w:val="00C935CA"/>
    <w:rsid w:val="00C9379D"/>
    <w:rsid w:val="00C93800"/>
    <w:rsid w:val="00C93966"/>
    <w:rsid w:val="00C93C8F"/>
    <w:rsid w:val="00C93CE1"/>
    <w:rsid w:val="00C93D7B"/>
    <w:rsid w:val="00C93E80"/>
    <w:rsid w:val="00C94124"/>
    <w:rsid w:val="00C942C7"/>
    <w:rsid w:val="00C9437F"/>
    <w:rsid w:val="00C9449F"/>
    <w:rsid w:val="00C944A7"/>
    <w:rsid w:val="00C949B6"/>
    <w:rsid w:val="00C950DE"/>
    <w:rsid w:val="00C951AA"/>
    <w:rsid w:val="00C951D2"/>
    <w:rsid w:val="00C951F9"/>
    <w:rsid w:val="00C954A5"/>
    <w:rsid w:val="00C95617"/>
    <w:rsid w:val="00C957D6"/>
    <w:rsid w:val="00C9597E"/>
    <w:rsid w:val="00C95D26"/>
    <w:rsid w:val="00C95DF4"/>
    <w:rsid w:val="00C95E55"/>
    <w:rsid w:val="00C96204"/>
    <w:rsid w:val="00C9634F"/>
    <w:rsid w:val="00C96365"/>
    <w:rsid w:val="00C9639E"/>
    <w:rsid w:val="00C9649B"/>
    <w:rsid w:val="00C964B8"/>
    <w:rsid w:val="00C967BF"/>
    <w:rsid w:val="00C967C8"/>
    <w:rsid w:val="00C96B3D"/>
    <w:rsid w:val="00C96E42"/>
    <w:rsid w:val="00C97198"/>
    <w:rsid w:val="00C971B0"/>
    <w:rsid w:val="00C973AD"/>
    <w:rsid w:val="00C975BE"/>
    <w:rsid w:val="00C97627"/>
    <w:rsid w:val="00C97932"/>
    <w:rsid w:val="00C97B42"/>
    <w:rsid w:val="00CA001D"/>
    <w:rsid w:val="00CA003A"/>
    <w:rsid w:val="00CA0170"/>
    <w:rsid w:val="00CA0268"/>
    <w:rsid w:val="00CA02D1"/>
    <w:rsid w:val="00CA02EC"/>
    <w:rsid w:val="00CA0488"/>
    <w:rsid w:val="00CA058D"/>
    <w:rsid w:val="00CA064D"/>
    <w:rsid w:val="00CA07C8"/>
    <w:rsid w:val="00CA0818"/>
    <w:rsid w:val="00CA08B9"/>
    <w:rsid w:val="00CA0A29"/>
    <w:rsid w:val="00CA0AB5"/>
    <w:rsid w:val="00CA0B48"/>
    <w:rsid w:val="00CA0E5C"/>
    <w:rsid w:val="00CA1365"/>
    <w:rsid w:val="00CA1846"/>
    <w:rsid w:val="00CA1897"/>
    <w:rsid w:val="00CA19DA"/>
    <w:rsid w:val="00CA1CD2"/>
    <w:rsid w:val="00CA1EA3"/>
    <w:rsid w:val="00CA1EA6"/>
    <w:rsid w:val="00CA1FB6"/>
    <w:rsid w:val="00CA2208"/>
    <w:rsid w:val="00CA230A"/>
    <w:rsid w:val="00CA25BD"/>
    <w:rsid w:val="00CA2999"/>
    <w:rsid w:val="00CA2B5C"/>
    <w:rsid w:val="00CA2BF2"/>
    <w:rsid w:val="00CA2E60"/>
    <w:rsid w:val="00CA2E80"/>
    <w:rsid w:val="00CA2EA8"/>
    <w:rsid w:val="00CA2F4F"/>
    <w:rsid w:val="00CA2FE5"/>
    <w:rsid w:val="00CA338F"/>
    <w:rsid w:val="00CA3514"/>
    <w:rsid w:val="00CA3599"/>
    <w:rsid w:val="00CA3A4A"/>
    <w:rsid w:val="00CA3B3C"/>
    <w:rsid w:val="00CA3BA4"/>
    <w:rsid w:val="00CA3EA7"/>
    <w:rsid w:val="00CA3F5D"/>
    <w:rsid w:val="00CA41B0"/>
    <w:rsid w:val="00CA4216"/>
    <w:rsid w:val="00CA421D"/>
    <w:rsid w:val="00CA444E"/>
    <w:rsid w:val="00CA4675"/>
    <w:rsid w:val="00CA4738"/>
    <w:rsid w:val="00CA4762"/>
    <w:rsid w:val="00CA479A"/>
    <w:rsid w:val="00CA4839"/>
    <w:rsid w:val="00CA4AA8"/>
    <w:rsid w:val="00CA4CF9"/>
    <w:rsid w:val="00CA4D4A"/>
    <w:rsid w:val="00CA4E48"/>
    <w:rsid w:val="00CA4E65"/>
    <w:rsid w:val="00CA5048"/>
    <w:rsid w:val="00CA52BD"/>
    <w:rsid w:val="00CA54EB"/>
    <w:rsid w:val="00CA5518"/>
    <w:rsid w:val="00CA55CA"/>
    <w:rsid w:val="00CA5723"/>
    <w:rsid w:val="00CA57C0"/>
    <w:rsid w:val="00CA5811"/>
    <w:rsid w:val="00CA5A37"/>
    <w:rsid w:val="00CA5B61"/>
    <w:rsid w:val="00CA5BCE"/>
    <w:rsid w:val="00CA6033"/>
    <w:rsid w:val="00CA6610"/>
    <w:rsid w:val="00CA6755"/>
    <w:rsid w:val="00CA6BB0"/>
    <w:rsid w:val="00CA6E08"/>
    <w:rsid w:val="00CA6E34"/>
    <w:rsid w:val="00CA6FD7"/>
    <w:rsid w:val="00CA7369"/>
    <w:rsid w:val="00CA7556"/>
    <w:rsid w:val="00CA76C9"/>
    <w:rsid w:val="00CA7C1D"/>
    <w:rsid w:val="00CB009E"/>
    <w:rsid w:val="00CB00FC"/>
    <w:rsid w:val="00CB0118"/>
    <w:rsid w:val="00CB039C"/>
    <w:rsid w:val="00CB058E"/>
    <w:rsid w:val="00CB05AA"/>
    <w:rsid w:val="00CB05DE"/>
    <w:rsid w:val="00CB068C"/>
    <w:rsid w:val="00CB080A"/>
    <w:rsid w:val="00CB09A2"/>
    <w:rsid w:val="00CB0ADD"/>
    <w:rsid w:val="00CB0CD4"/>
    <w:rsid w:val="00CB0D38"/>
    <w:rsid w:val="00CB1361"/>
    <w:rsid w:val="00CB13FE"/>
    <w:rsid w:val="00CB17F2"/>
    <w:rsid w:val="00CB1A0C"/>
    <w:rsid w:val="00CB1C93"/>
    <w:rsid w:val="00CB1CDF"/>
    <w:rsid w:val="00CB2094"/>
    <w:rsid w:val="00CB247A"/>
    <w:rsid w:val="00CB24A9"/>
    <w:rsid w:val="00CB255A"/>
    <w:rsid w:val="00CB26E4"/>
    <w:rsid w:val="00CB293E"/>
    <w:rsid w:val="00CB2C98"/>
    <w:rsid w:val="00CB2E93"/>
    <w:rsid w:val="00CB2F60"/>
    <w:rsid w:val="00CB3279"/>
    <w:rsid w:val="00CB3531"/>
    <w:rsid w:val="00CB359A"/>
    <w:rsid w:val="00CB35B8"/>
    <w:rsid w:val="00CB36A0"/>
    <w:rsid w:val="00CB36B9"/>
    <w:rsid w:val="00CB38F2"/>
    <w:rsid w:val="00CB3AEC"/>
    <w:rsid w:val="00CB3AEF"/>
    <w:rsid w:val="00CB3C1C"/>
    <w:rsid w:val="00CB3D0F"/>
    <w:rsid w:val="00CB3E1C"/>
    <w:rsid w:val="00CB41B8"/>
    <w:rsid w:val="00CB453B"/>
    <w:rsid w:val="00CB4881"/>
    <w:rsid w:val="00CB4888"/>
    <w:rsid w:val="00CB4C72"/>
    <w:rsid w:val="00CB4D65"/>
    <w:rsid w:val="00CB4E02"/>
    <w:rsid w:val="00CB50B8"/>
    <w:rsid w:val="00CB51A2"/>
    <w:rsid w:val="00CB52EF"/>
    <w:rsid w:val="00CB5389"/>
    <w:rsid w:val="00CB53D1"/>
    <w:rsid w:val="00CB5429"/>
    <w:rsid w:val="00CB5909"/>
    <w:rsid w:val="00CB5A62"/>
    <w:rsid w:val="00CB5E5D"/>
    <w:rsid w:val="00CB5F71"/>
    <w:rsid w:val="00CB6107"/>
    <w:rsid w:val="00CB6340"/>
    <w:rsid w:val="00CB636D"/>
    <w:rsid w:val="00CB638C"/>
    <w:rsid w:val="00CB6994"/>
    <w:rsid w:val="00CB6E43"/>
    <w:rsid w:val="00CB74BA"/>
    <w:rsid w:val="00CB7508"/>
    <w:rsid w:val="00CB76D2"/>
    <w:rsid w:val="00CB7819"/>
    <w:rsid w:val="00CB7A33"/>
    <w:rsid w:val="00CB7A8B"/>
    <w:rsid w:val="00CB7C6A"/>
    <w:rsid w:val="00CC0202"/>
    <w:rsid w:val="00CC032E"/>
    <w:rsid w:val="00CC0334"/>
    <w:rsid w:val="00CC0401"/>
    <w:rsid w:val="00CC05AB"/>
    <w:rsid w:val="00CC0AA6"/>
    <w:rsid w:val="00CC0C3A"/>
    <w:rsid w:val="00CC0E0A"/>
    <w:rsid w:val="00CC0FE4"/>
    <w:rsid w:val="00CC1275"/>
    <w:rsid w:val="00CC17DB"/>
    <w:rsid w:val="00CC1886"/>
    <w:rsid w:val="00CC1E1E"/>
    <w:rsid w:val="00CC2316"/>
    <w:rsid w:val="00CC2335"/>
    <w:rsid w:val="00CC23E4"/>
    <w:rsid w:val="00CC24B1"/>
    <w:rsid w:val="00CC27C1"/>
    <w:rsid w:val="00CC2994"/>
    <w:rsid w:val="00CC2997"/>
    <w:rsid w:val="00CC2A4F"/>
    <w:rsid w:val="00CC2BC9"/>
    <w:rsid w:val="00CC2D40"/>
    <w:rsid w:val="00CC2EB7"/>
    <w:rsid w:val="00CC2F0C"/>
    <w:rsid w:val="00CC3396"/>
    <w:rsid w:val="00CC34D6"/>
    <w:rsid w:val="00CC34FD"/>
    <w:rsid w:val="00CC364D"/>
    <w:rsid w:val="00CC3733"/>
    <w:rsid w:val="00CC3AD1"/>
    <w:rsid w:val="00CC3B43"/>
    <w:rsid w:val="00CC3E92"/>
    <w:rsid w:val="00CC434C"/>
    <w:rsid w:val="00CC446B"/>
    <w:rsid w:val="00CC44F3"/>
    <w:rsid w:val="00CC4A4A"/>
    <w:rsid w:val="00CC4E59"/>
    <w:rsid w:val="00CC4F99"/>
    <w:rsid w:val="00CC56A1"/>
    <w:rsid w:val="00CC598B"/>
    <w:rsid w:val="00CC59B8"/>
    <w:rsid w:val="00CC5C9C"/>
    <w:rsid w:val="00CC5CC4"/>
    <w:rsid w:val="00CC5FBA"/>
    <w:rsid w:val="00CC61EC"/>
    <w:rsid w:val="00CC62E9"/>
    <w:rsid w:val="00CC63E3"/>
    <w:rsid w:val="00CC668B"/>
    <w:rsid w:val="00CC66CC"/>
    <w:rsid w:val="00CC6780"/>
    <w:rsid w:val="00CC67D2"/>
    <w:rsid w:val="00CC67E7"/>
    <w:rsid w:val="00CC695D"/>
    <w:rsid w:val="00CC6AE6"/>
    <w:rsid w:val="00CC6E00"/>
    <w:rsid w:val="00CC6F76"/>
    <w:rsid w:val="00CC7187"/>
    <w:rsid w:val="00CC73FB"/>
    <w:rsid w:val="00CC76D7"/>
    <w:rsid w:val="00CC76D9"/>
    <w:rsid w:val="00CC78AA"/>
    <w:rsid w:val="00CC7C9A"/>
    <w:rsid w:val="00CC7F73"/>
    <w:rsid w:val="00CD05C3"/>
    <w:rsid w:val="00CD06F8"/>
    <w:rsid w:val="00CD0818"/>
    <w:rsid w:val="00CD0F19"/>
    <w:rsid w:val="00CD0F54"/>
    <w:rsid w:val="00CD114A"/>
    <w:rsid w:val="00CD167A"/>
    <w:rsid w:val="00CD16C0"/>
    <w:rsid w:val="00CD1792"/>
    <w:rsid w:val="00CD194C"/>
    <w:rsid w:val="00CD1C8C"/>
    <w:rsid w:val="00CD1F7F"/>
    <w:rsid w:val="00CD2170"/>
    <w:rsid w:val="00CD2241"/>
    <w:rsid w:val="00CD22AB"/>
    <w:rsid w:val="00CD245B"/>
    <w:rsid w:val="00CD2941"/>
    <w:rsid w:val="00CD29CB"/>
    <w:rsid w:val="00CD2AF6"/>
    <w:rsid w:val="00CD2AF7"/>
    <w:rsid w:val="00CD2C80"/>
    <w:rsid w:val="00CD3584"/>
    <w:rsid w:val="00CD36C9"/>
    <w:rsid w:val="00CD3A66"/>
    <w:rsid w:val="00CD3BFD"/>
    <w:rsid w:val="00CD3D3D"/>
    <w:rsid w:val="00CD3F55"/>
    <w:rsid w:val="00CD4078"/>
    <w:rsid w:val="00CD41BF"/>
    <w:rsid w:val="00CD41EC"/>
    <w:rsid w:val="00CD4872"/>
    <w:rsid w:val="00CD4BA4"/>
    <w:rsid w:val="00CD4E22"/>
    <w:rsid w:val="00CD5516"/>
    <w:rsid w:val="00CD5541"/>
    <w:rsid w:val="00CD5BC9"/>
    <w:rsid w:val="00CD600F"/>
    <w:rsid w:val="00CD61CC"/>
    <w:rsid w:val="00CD6323"/>
    <w:rsid w:val="00CD6397"/>
    <w:rsid w:val="00CD66F2"/>
    <w:rsid w:val="00CD6784"/>
    <w:rsid w:val="00CD6BC6"/>
    <w:rsid w:val="00CD6C58"/>
    <w:rsid w:val="00CD6DFA"/>
    <w:rsid w:val="00CD6EDD"/>
    <w:rsid w:val="00CD6EEE"/>
    <w:rsid w:val="00CD6F76"/>
    <w:rsid w:val="00CD6F96"/>
    <w:rsid w:val="00CD73C3"/>
    <w:rsid w:val="00CD7696"/>
    <w:rsid w:val="00CD779D"/>
    <w:rsid w:val="00CD7813"/>
    <w:rsid w:val="00CD7CB7"/>
    <w:rsid w:val="00CD7D5F"/>
    <w:rsid w:val="00CD7D8C"/>
    <w:rsid w:val="00CE051F"/>
    <w:rsid w:val="00CE087F"/>
    <w:rsid w:val="00CE0A93"/>
    <w:rsid w:val="00CE0ADE"/>
    <w:rsid w:val="00CE0E74"/>
    <w:rsid w:val="00CE0F14"/>
    <w:rsid w:val="00CE0F60"/>
    <w:rsid w:val="00CE0F7A"/>
    <w:rsid w:val="00CE1202"/>
    <w:rsid w:val="00CE1206"/>
    <w:rsid w:val="00CE12B5"/>
    <w:rsid w:val="00CE136C"/>
    <w:rsid w:val="00CE17E4"/>
    <w:rsid w:val="00CE1877"/>
    <w:rsid w:val="00CE1B20"/>
    <w:rsid w:val="00CE1CF8"/>
    <w:rsid w:val="00CE1D6B"/>
    <w:rsid w:val="00CE253D"/>
    <w:rsid w:val="00CE2761"/>
    <w:rsid w:val="00CE276A"/>
    <w:rsid w:val="00CE28BA"/>
    <w:rsid w:val="00CE2B31"/>
    <w:rsid w:val="00CE2CC8"/>
    <w:rsid w:val="00CE2E21"/>
    <w:rsid w:val="00CE2F23"/>
    <w:rsid w:val="00CE2F6F"/>
    <w:rsid w:val="00CE3347"/>
    <w:rsid w:val="00CE3492"/>
    <w:rsid w:val="00CE3525"/>
    <w:rsid w:val="00CE35FF"/>
    <w:rsid w:val="00CE382D"/>
    <w:rsid w:val="00CE3838"/>
    <w:rsid w:val="00CE3C4F"/>
    <w:rsid w:val="00CE3C54"/>
    <w:rsid w:val="00CE4451"/>
    <w:rsid w:val="00CE44DA"/>
    <w:rsid w:val="00CE44E2"/>
    <w:rsid w:val="00CE45D5"/>
    <w:rsid w:val="00CE4712"/>
    <w:rsid w:val="00CE4914"/>
    <w:rsid w:val="00CE49E2"/>
    <w:rsid w:val="00CE4A31"/>
    <w:rsid w:val="00CE4A56"/>
    <w:rsid w:val="00CE4A71"/>
    <w:rsid w:val="00CE4B8D"/>
    <w:rsid w:val="00CE4C1A"/>
    <w:rsid w:val="00CE4C2C"/>
    <w:rsid w:val="00CE4D07"/>
    <w:rsid w:val="00CE4DD0"/>
    <w:rsid w:val="00CE4EED"/>
    <w:rsid w:val="00CE50B0"/>
    <w:rsid w:val="00CE52DF"/>
    <w:rsid w:val="00CE52ED"/>
    <w:rsid w:val="00CE56C7"/>
    <w:rsid w:val="00CE5858"/>
    <w:rsid w:val="00CE5971"/>
    <w:rsid w:val="00CE5CF0"/>
    <w:rsid w:val="00CE5D12"/>
    <w:rsid w:val="00CE5D5D"/>
    <w:rsid w:val="00CE5DA5"/>
    <w:rsid w:val="00CE5FCF"/>
    <w:rsid w:val="00CE62A6"/>
    <w:rsid w:val="00CE632A"/>
    <w:rsid w:val="00CE6476"/>
    <w:rsid w:val="00CE6ABB"/>
    <w:rsid w:val="00CE6AE2"/>
    <w:rsid w:val="00CE6C15"/>
    <w:rsid w:val="00CE6C36"/>
    <w:rsid w:val="00CE6CE2"/>
    <w:rsid w:val="00CE6E95"/>
    <w:rsid w:val="00CE700B"/>
    <w:rsid w:val="00CE7419"/>
    <w:rsid w:val="00CE7446"/>
    <w:rsid w:val="00CE79F4"/>
    <w:rsid w:val="00CE7A56"/>
    <w:rsid w:val="00CE7F1E"/>
    <w:rsid w:val="00CF015E"/>
    <w:rsid w:val="00CF020D"/>
    <w:rsid w:val="00CF0487"/>
    <w:rsid w:val="00CF0636"/>
    <w:rsid w:val="00CF077B"/>
    <w:rsid w:val="00CF0A58"/>
    <w:rsid w:val="00CF0C14"/>
    <w:rsid w:val="00CF0E95"/>
    <w:rsid w:val="00CF0F16"/>
    <w:rsid w:val="00CF1009"/>
    <w:rsid w:val="00CF1083"/>
    <w:rsid w:val="00CF14A2"/>
    <w:rsid w:val="00CF170B"/>
    <w:rsid w:val="00CF17FB"/>
    <w:rsid w:val="00CF1819"/>
    <w:rsid w:val="00CF18A6"/>
    <w:rsid w:val="00CF1CD7"/>
    <w:rsid w:val="00CF1D3B"/>
    <w:rsid w:val="00CF1D8A"/>
    <w:rsid w:val="00CF26F7"/>
    <w:rsid w:val="00CF2AFA"/>
    <w:rsid w:val="00CF2B90"/>
    <w:rsid w:val="00CF2D45"/>
    <w:rsid w:val="00CF2DE6"/>
    <w:rsid w:val="00CF307A"/>
    <w:rsid w:val="00CF3097"/>
    <w:rsid w:val="00CF326C"/>
    <w:rsid w:val="00CF34BA"/>
    <w:rsid w:val="00CF34FA"/>
    <w:rsid w:val="00CF3506"/>
    <w:rsid w:val="00CF373C"/>
    <w:rsid w:val="00CF381E"/>
    <w:rsid w:val="00CF3A64"/>
    <w:rsid w:val="00CF3AF8"/>
    <w:rsid w:val="00CF3D0C"/>
    <w:rsid w:val="00CF3D4F"/>
    <w:rsid w:val="00CF40B5"/>
    <w:rsid w:val="00CF413B"/>
    <w:rsid w:val="00CF4392"/>
    <w:rsid w:val="00CF4533"/>
    <w:rsid w:val="00CF45F2"/>
    <w:rsid w:val="00CF47F5"/>
    <w:rsid w:val="00CF4EF4"/>
    <w:rsid w:val="00CF4FE1"/>
    <w:rsid w:val="00CF5350"/>
    <w:rsid w:val="00CF5489"/>
    <w:rsid w:val="00CF5864"/>
    <w:rsid w:val="00CF5E94"/>
    <w:rsid w:val="00CF5FB0"/>
    <w:rsid w:val="00CF5FD0"/>
    <w:rsid w:val="00CF60C9"/>
    <w:rsid w:val="00CF6136"/>
    <w:rsid w:val="00CF6336"/>
    <w:rsid w:val="00CF6361"/>
    <w:rsid w:val="00CF640D"/>
    <w:rsid w:val="00CF64F5"/>
    <w:rsid w:val="00CF65E7"/>
    <w:rsid w:val="00CF6605"/>
    <w:rsid w:val="00CF6695"/>
    <w:rsid w:val="00CF6BFA"/>
    <w:rsid w:val="00CF6D9A"/>
    <w:rsid w:val="00CF6DB0"/>
    <w:rsid w:val="00CF72F0"/>
    <w:rsid w:val="00CF75AD"/>
    <w:rsid w:val="00CF7714"/>
    <w:rsid w:val="00CF77C9"/>
    <w:rsid w:val="00CF77F4"/>
    <w:rsid w:val="00CF7831"/>
    <w:rsid w:val="00CF78BD"/>
    <w:rsid w:val="00CF7A30"/>
    <w:rsid w:val="00CF7A53"/>
    <w:rsid w:val="00CF7C80"/>
    <w:rsid w:val="00CF7D1A"/>
    <w:rsid w:val="00CF7F97"/>
    <w:rsid w:val="00D00128"/>
    <w:rsid w:val="00D0025F"/>
    <w:rsid w:val="00D004FA"/>
    <w:rsid w:val="00D00709"/>
    <w:rsid w:val="00D00871"/>
    <w:rsid w:val="00D00AB6"/>
    <w:rsid w:val="00D010BF"/>
    <w:rsid w:val="00D011D9"/>
    <w:rsid w:val="00D0130D"/>
    <w:rsid w:val="00D013D0"/>
    <w:rsid w:val="00D0146E"/>
    <w:rsid w:val="00D01479"/>
    <w:rsid w:val="00D015A5"/>
    <w:rsid w:val="00D01719"/>
    <w:rsid w:val="00D0179C"/>
    <w:rsid w:val="00D01BDC"/>
    <w:rsid w:val="00D01BEE"/>
    <w:rsid w:val="00D01D2A"/>
    <w:rsid w:val="00D01D68"/>
    <w:rsid w:val="00D01DB1"/>
    <w:rsid w:val="00D01F2D"/>
    <w:rsid w:val="00D02117"/>
    <w:rsid w:val="00D0232F"/>
    <w:rsid w:val="00D02694"/>
    <w:rsid w:val="00D029C8"/>
    <w:rsid w:val="00D02EEF"/>
    <w:rsid w:val="00D02FC0"/>
    <w:rsid w:val="00D030A3"/>
    <w:rsid w:val="00D03109"/>
    <w:rsid w:val="00D03A02"/>
    <w:rsid w:val="00D046F0"/>
    <w:rsid w:val="00D047D7"/>
    <w:rsid w:val="00D04A07"/>
    <w:rsid w:val="00D04A7D"/>
    <w:rsid w:val="00D04AD4"/>
    <w:rsid w:val="00D04C05"/>
    <w:rsid w:val="00D04C87"/>
    <w:rsid w:val="00D04D6A"/>
    <w:rsid w:val="00D04DBD"/>
    <w:rsid w:val="00D05037"/>
    <w:rsid w:val="00D050FC"/>
    <w:rsid w:val="00D0541C"/>
    <w:rsid w:val="00D0543F"/>
    <w:rsid w:val="00D05485"/>
    <w:rsid w:val="00D054D9"/>
    <w:rsid w:val="00D05688"/>
    <w:rsid w:val="00D05759"/>
    <w:rsid w:val="00D0582D"/>
    <w:rsid w:val="00D05BA1"/>
    <w:rsid w:val="00D05D20"/>
    <w:rsid w:val="00D05DCF"/>
    <w:rsid w:val="00D05F78"/>
    <w:rsid w:val="00D06091"/>
    <w:rsid w:val="00D0613E"/>
    <w:rsid w:val="00D061AA"/>
    <w:rsid w:val="00D06365"/>
    <w:rsid w:val="00D067B5"/>
    <w:rsid w:val="00D06829"/>
    <w:rsid w:val="00D06947"/>
    <w:rsid w:val="00D06AA4"/>
    <w:rsid w:val="00D06DB8"/>
    <w:rsid w:val="00D06F1E"/>
    <w:rsid w:val="00D06F32"/>
    <w:rsid w:val="00D070AC"/>
    <w:rsid w:val="00D07CF9"/>
    <w:rsid w:val="00D07E04"/>
    <w:rsid w:val="00D07E1C"/>
    <w:rsid w:val="00D100A5"/>
    <w:rsid w:val="00D10175"/>
    <w:rsid w:val="00D101BB"/>
    <w:rsid w:val="00D104FE"/>
    <w:rsid w:val="00D10500"/>
    <w:rsid w:val="00D107E1"/>
    <w:rsid w:val="00D108F2"/>
    <w:rsid w:val="00D10935"/>
    <w:rsid w:val="00D10ACA"/>
    <w:rsid w:val="00D10B61"/>
    <w:rsid w:val="00D10F27"/>
    <w:rsid w:val="00D11171"/>
    <w:rsid w:val="00D11201"/>
    <w:rsid w:val="00D1134E"/>
    <w:rsid w:val="00D113A8"/>
    <w:rsid w:val="00D11429"/>
    <w:rsid w:val="00D11732"/>
    <w:rsid w:val="00D11767"/>
    <w:rsid w:val="00D117E3"/>
    <w:rsid w:val="00D1198C"/>
    <w:rsid w:val="00D119D7"/>
    <w:rsid w:val="00D120ED"/>
    <w:rsid w:val="00D12272"/>
    <w:rsid w:val="00D125EE"/>
    <w:rsid w:val="00D12753"/>
    <w:rsid w:val="00D12AEE"/>
    <w:rsid w:val="00D12B1D"/>
    <w:rsid w:val="00D12D06"/>
    <w:rsid w:val="00D130DC"/>
    <w:rsid w:val="00D13239"/>
    <w:rsid w:val="00D13351"/>
    <w:rsid w:val="00D134D0"/>
    <w:rsid w:val="00D13689"/>
    <w:rsid w:val="00D13702"/>
    <w:rsid w:val="00D1380A"/>
    <w:rsid w:val="00D13F99"/>
    <w:rsid w:val="00D13F9F"/>
    <w:rsid w:val="00D14113"/>
    <w:rsid w:val="00D14443"/>
    <w:rsid w:val="00D145D3"/>
    <w:rsid w:val="00D14627"/>
    <w:rsid w:val="00D146FA"/>
    <w:rsid w:val="00D148CC"/>
    <w:rsid w:val="00D14C2B"/>
    <w:rsid w:val="00D1519B"/>
    <w:rsid w:val="00D151A0"/>
    <w:rsid w:val="00D1554A"/>
    <w:rsid w:val="00D15601"/>
    <w:rsid w:val="00D1572A"/>
    <w:rsid w:val="00D15841"/>
    <w:rsid w:val="00D15869"/>
    <w:rsid w:val="00D15C30"/>
    <w:rsid w:val="00D15E75"/>
    <w:rsid w:val="00D16042"/>
    <w:rsid w:val="00D16257"/>
    <w:rsid w:val="00D16296"/>
    <w:rsid w:val="00D163A1"/>
    <w:rsid w:val="00D16484"/>
    <w:rsid w:val="00D1688B"/>
    <w:rsid w:val="00D1694A"/>
    <w:rsid w:val="00D16A42"/>
    <w:rsid w:val="00D16AEE"/>
    <w:rsid w:val="00D16BBD"/>
    <w:rsid w:val="00D16BFC"/>
    <w:rsid w:val="00D16E66"/>
    <w:rsid w:val="00D1708E"/>
    <w:rsid w:val="00D1726A"/>
    <w:rsid w:val="00D1731F"/>
    <w:rsid w:val="00D17837"/>
    <w:rsid w:val="00D179AA"/>
    <w:rsid w:val="00D20427"/>
    <w:rsid w:val="00D20958"/>
    <w:rsid w:val="00D20DC1"/>
    <w:rsid w:val="00D20FD7"/>
    <w:rsid w:val="00D20FFB"/>
    <w:rsid w:val="00D21282"/>
    <w:rsid w:val="00D212FE"/>
    <w:rsid w:val="00D21509"/>
    <w:rsid w:val="00D21808"/>
    <w:rsid w:val="00D21931"/>
    <w:rsid w:val="00D21CC1"/>
    <w:rsid w:val="00D21CFE"/>
    <w:rsid w:val="00D21FF8"/>
    <w:rsid w:val="00D22545"/>
    <w:rsid w:val="00D22591"/>
    <w:rsid w:val="00D22870"/>
    <w:rsid w:val="00D22C40"/>
    <w:rsid w:val="00D23029"/>
    <w:rsid w:val="00D2383C"/>
    <w:rsid w:val="00D23B03"/>
    <w:rsid w:val="00D23DE2"/>
    <w:rsid w:val="00D2429B"/>
    <w:rsid w:val="00D243A2"/>
    <w:rsid w:val="00D24555"/>
    <w:rsid w:val="00D24691"/>
    <w:rsid w:val="00D24B95"/>
    <w:rsid w:val="00D25004"/>
    <w:rsid w:val="00D255AB"/>
    <w:rsid w:val="00D257DC"/>
    <w:rsid w:val="00D25872"/>
    <w:rsid w:val="00D259AA"/>
    <w:rsid w:val="00D25BD6"/>
    <w:rsid w:val="00D25DE1"/>
    <w:rsid w:val="00D25EB0"/>
    <w:rsid w:val="00D26055"/>
    <w:rsid w:val="00D2623C"/>
    <w:rsid w:val="00D2664F"/>
    <w:rsid w:val="00D26881"/>
    <w:rsid w:val="00D26966"/>
    <w:rsid w:val="00D269ED"/>
    <w:rsid w:val="00D26A4D"/>
    <w:rsid w:val="00D26A54"/>
    <w:rsid w:val="00D26BDC"/>
    <w:rsid w:val="00D26E1A"/>
    <w:rsid w:val="00D27114"/>
    <w:rsid w:val="00D2712F"/>
    <w:rsid w:val="00D27331"/>
    <w:rsid w:val="00D273F3"/>
    <w:rsid w:val="00D27A1E"/>
    <w:rsid w:val="00D27B36"/>
    <w:rsid w:val="00D27ED9"/>
    <w:rsid w:val="00D3011F"/>
    <w:rsid w:val="00D3081B"/>
    <w:rsid w:val="00D308EF"/>
    <w:rsid w:val="00D30AAA"/>
    <w:rsid w:val="00D30CDB"/>
    <w:rsid w:val="00D30ECD"/>
    <w:rsid w:val="00D310C2"/>
    <w:rsid w:val="00D3138A"/>
    <w:rsid w:val="00D313B2"/>
    <w:rsid w:val="00D3150B"/>
    <w:rsid w:val="00D31522"/>
    <w:rsid w:val="00D316C2"/>
    <w:rsid w:val="00D31827"/>
    <w:rsid w:val="00D31934"/>
    <w:rsid w:val="00D3199E"/>
    <w:rsid w:val="00D32189"/>
    <w:rsid w:val="00D321B9"/>
    <w:rsid w:val="00D32449"/>
    <w:rsid w:val="00D32534"/>
    <w:rsid w:val="00D32702"/>
    <w:rsid w:val="00D329A4"/>
    <w:rsid w:val="00D32B6B"/>
    <w:rsid w:val="00D32DC7"/>
    <w:rsid w:val="00D33179"/>
    <w:rsid w:val="00D33223"/>
    <w:rsid w:val="00D332D5"/>
    <w:rsid w:val="00D3343C"/>
    <w:rsid w:val="00D33667"/>
    <w:rsid w:val="00D33B3E"/>
    <w:rsid w:val="00D33C4C"/>
    <w:rsid w:val="00D33E31"/>
    <w:rsid w:val="00D33E9F"/>
    <w:rsid w:val="00D33FB0"/>
    <w:rsid w:val="00D3433D"/>
    <w:rsid w:val="00D345F6"/>
    <w:rsid w:val="00D3477B"/>
    <w:rsid w:val="00D348AB"/>
    <w:rsid w:val="00D3491F"/>
    <w:rsid w:val="00D34AEC"/>
    <w:rsid w:val="00D351D8"/>
    <w:rsid w:val="00D35207"/>
    <w:rsid w:val="00D35222"/>
    <w:rsid w:val="00D35365"/>
    <w:rsid w:val="00D3537B"/>
    <w:rsid w:val="00D35433"/>
    <w:rsid w:val="00D35737"/>
    <w:rsid w:val="00D358E7"/>
    <w:rsid w:val="00D35905"/>
    <w:rsid w:val="00D35A4A"/>
    <w:rsid w:val="00D35CAC"/>
    <w:rsid w:val="00D35D9B"/>
    <w:rsid w:val="00D35EA3"/>
    <w:rsid w:val="00D35FCA"/>
    <w:rsid w:val="00D36179"/>
    <w:rsid w:val="00D36471"/>
    <w:rsid w:val="00D3647B"/>
    <w:rsid w:val="00D36764"/>
    <w:rsid w:val="00D36765"/>
    <w:rsid w:val="00D36A36"/>
    <w:rsid w:val="00D36C63"/>
    <w:rsid w:val="00D36CA2"/>
    <w:rsid w:val="00D36CE4"/>
    <w:rsid w:val="00D36EF8"/>
    <w:rsid w:val="00D37016"/>
    <w:rsid w:val="00D37295"/>
    <w:rsid w:val="00D3733D"/>
    <w:rsid w:val="00D37562"/>
    <w:rsid w:val="00D3758F"/>
    <w:rsid w:val="00D37919"/>
    <w:rsid w:val="00D37D89"/>
    <w:rsid w:val="00D37DAE"/>
    <w:rsid w:val="00D37E27"/>
    <w:rsid w:val="00D37EE9"/>
    <w:rsid w:val="00D40138"/>
    <w:rsid w:val="00D402EB"/>
    <w:rsid w:val="00D40626"/>
    <w:rsid w:val="00D4067C"/>
    <w:rsid w:val="00D40CC3"/>
    <w:rsid w:val="00D411D1"/>
    <w:rsid w:val="00D413A2"/>
    <w:rsid w:val="00D41D08"/>
    <w:rsid w:val="00D42084"/>
    <w:rsid w:val="00D42129"/>
    <w:rsid w:val="00D4243E"/>
    <w:rsid w:val="00D424D7"/>
    <w:rsid w:val="00D42C0D"/>
    <w:rsid w:val="00D43022"/>
    <w:rsid w:val="00D433C4"/>
    <w:rsid w:val="00D43406"/>
    <w:rsid w:val="00D435C5"/>
    <w:rsid w:val="00D43602"/>
    <w:rsid w:val="00D436C5"/>
    <w:rsid w:val="00D43704"/>
    <w:rsid w:val="00D438AC"/>
    <w:rsid w:val="00D43B04"/>
    <w:rsid w:val="00D43B76"/>
    <w:rsid w:val="00D43B7E"/>
    <w:rsid w:val="00D43DCE"/>
    <w:rsid w:val="00D43F7E"/>
    <w:rsid w:val="00D43FD8"/>
    <w:rsid w:val="00D443AD"/>
    <w:rsid w:val="00D4450F"/>
    <w:rsid w:val="00D44B09"/>
    <w:rsid w:val="00D44BD5"/>
    <w:rsid w:val="00D4515B"/>
    <w:rsid w:val="00D452A1"/>
    <w:rsid w:val="00D454F9"/>
    <w:rsid w:val="00D456BD"/>
    <w:rsid w:val="00D45731"/>
    <w:rsid w:val="00D45873"/>
    <w:rsid w:val="00D4595F"/>
    <w:rsid w:val="00D45A3A"/>
    <w:rsid w:val="00D45A61"/>
    <w:rsid w:val="00D45B4A"/>
    <w:rsid w:val="00D45B5F"/>
    <w:rsid w:val="00D45F8A"/>
    <w:rsid w:val="00D462D2"/>
    <w:rsid w:val="00D46382"/>
    <w:rsid w:val="00D46446"/>
    <w:rsid w:val="00D464F0"/>
    <w:rsid w:val="00D467F5"/>
    <w:rsid w:val="00D4687E"/>
    <w:rsid w:val="00D46B0E"/>
    <w:rsid w:val="00D46CC3"/>
    <w:rsid w:val="00D4705D"/>
    <w:rsid w:val="00D47271"/>
    <w:rsid w:val="00D47405"/>
    <w:rsid w:val="00D4741E"/>
    <w:rsid w:val="00D474F6"/>
    <w:rsid w:val="00D47723"/>
    <w:rsid w:val="00D47C56"/>
    <w:rsid w:val="00D501AA"/>
    <w:rsid w:val="00D50669"/>
    <w:rsid w:val="00D50682"/>
    <w:rsid w:val="00D50887"/>
    <w:rsid w:val="00D5097A"/>
    <w:rsid w:val="00D50B0F"/>
    <w:rsid w:val="00D50C37"/>
    <w:rsid w:val="00D5127A"/>
    <w:rsid w:val="00D51557"/>
    <w:rsid w:val="00D51657"/>
    <w:rsid w:val="00D51DA8"/>
    <w:rsid w:val="00D51DE9"/>
    <w:rsid w:val="00D52145"/>
    <w:rsid w:val="00D52176"/>
    <w:rsid w:val="00D521ED"/>
    <w:rsid w:val="00D52209"/>
    <w:rsid w:val="00D52533"/>
    <w:rsid w:val="00D52A20"/>
    <w:rsid w:val="00D52A9A"/>
    <w:rsid w:val="00D52AD9"/>
    <w:rsid w:val="00D52BCB"/>
    <w:rsid w:val="00D52C39"/>
    <w:rsid w:val="00D52FF8"/>
    <w:rsid w:val="00D53194"/>
    <w:rsid w:val="00D53196"/>
    <w:rsid w:val="00D531B0"/>
    <w:rsid w:val="00D537A1"/>
    <w:rsid w:val="00D53956"/>
    <w:rsid w:val="00D53BBC"/>
    <w:rsid w:val="00D53C61"/>
    <w:rsid w:val="00D53CC2"/>
    <w:rsid w:val="00D53CD9"/>
    <w:rsid w:val="00D53E52"/>
    <w:rsid w:val="00D53ED3"/>
    <w:rsid w:val="00D54157"/>
    <w:rsid w:val="00D5442F"/>
    <w:rsid w:val="00D544FA"/>
    <w:rsid w:val="00D546F3"/>
    <w:rsid w:val="00D54B17"/>
    <w:rsid w:val="00D54B87"/>
    <w:rsid w:val="00D54CC0"/>
    <w:rsid w:val="00D54D8B"/>
    <w:rsid w:val="00D555D8"/>
    <w:rsid w:val="00D55962"/>
    <w:rsid w:val="00D55C9E"/>
    <w:rsid w:val="00D55D0A"/>
    <w:rsid w:val="00D55D61"/>
    <w:rsid w:val="00D5608F"/>
    <w:rsid w:val="00D56274"/>
    <w:rsid w:val="00D56371"/>
    <w:rsid w:val="00D566A0"/>
    <w:rsid w:val="00D566E2"/>
    <w:rsid w:val="00D566F6"/>
    <w:rsid w:val="00D5676F"/>
    <w:rsid w:val="00D5685B"/>
    <w:rsid w:val="00D56E54"/>
    <w:rsid w:val="00D5702D"/>
    <w:rsid w:val="00D57294"/>
    <w:rsid w:val="00D575B7"/>
    <w:rsid w:val="00D576BE"/>
    <w:rsid w:val="00D577DD"/>
    <w:rsid w:val="00D57CBD"/>
    <w:rsid w:val="00D57DE7"/>
    <w:rsid w:val="00D605A4"/>
    <w:rsid w:val="00D608A0"/>
    <w:rsid w:val="00D609F7"/>
    <w:rsid w:val="00D60A31"/>
    <w:rsid w:val="00D60A48"/>
    <w:rsid w:val="00D60B78"/>
    <w:rsid w:val="00D6114D"/>
    <w:rsid w:val="00D61230"/>
    <w:rsid w:val="00D61232"/>
    <w:rsid w:val="00D6132A"/>
    <w:rsid w:val="00D614B1"/>
    <w:rsid w:val="00D61639"/>
    <w:rsid w:val="00D61972"/>
    <w:rsid w:val="00D61A24"/>
    <w:rsid w:val="00D61A68"/>
    <w:rsid w:val="00D61BD3"/>
    <w:rsid w:val="00D62223"/>
    <w:rsid w:val="00D62382"/>
    <w:rsid w:val="00D623A4"/>
    <w:rsid w:val="00D6248F"/>
    <w:rsid w:val="00D6261C"/>
    <w:rsid w:val="00D62A55"/>
    <w:rsid w:val="00D62D6B"/>
    <w:rsid w:val="00D62EC7"/>
    <w:rsid w:val="00D6302C"/>
    <w:rsid w:val="00D6309E"/>
    <w:rsid w:val="00D63231"/>
    <w:rsid w:val="00D63309"/>
    <w:rsid w:val="00D63678"/>
    <w:rsid w:val="00D63770"/>
    <w:rsid w:val="00D63983"/>
    <w:rsid w:val="00D63BB2"/>
    <w:rsid w:val="00D64198"/>
    <w:rsid w:val="00D64568"/>
    <w:rsid w:val="00D64948"/>
    <w:rsid w:val="00D64949"/>
    <w:rsid w:val="00D6519D"/>
    <w:rsid w:val="00D652E4"/>
    <w:rsid w:val="00D654FF"/>
    <w:rsid w:val="00D65621"/>
    <w:rsid w:val="00D65666"/>
    <w:rsid w:val="00D65674"/>
    <w:rsid w:val="00D65718"/>
    <w:rsid w:val="00D6577B"/>
    <w:rsid w:val="00D659DD"/>
    <w:rsid w:val="00D65A5E"/>
    <w:rsid w:val="00D65F67"/>
    <w:rsid w:val="00D66534"/>
    <w:rsid w:val="00D669E5"/>
    <w:rsid w:val="00D66A4A"/>
    <w:rsid w:val="00D66B3A"/>
    <w:rsid w:val="00D66BE0"/>
    <w:rsid w:val="00D66BF0"/>
    <w:rsid w:val="00D66C9C"/>
    <w:rsid w:val="00D66CB2"/>
    <w:rsid w:val="00D66E31"/>
    <w:rsid w:val="00D6709E"/>
    <w:rsid w:val="00D6731E"/>
    <w:rsid w:val="00D673E8"/>
    <w:rsid w:val="00D6742C"/>
    <w:rsid w:val="00D67828"/>
    <w:rsid w:val="00D67D6B"/>
    <w:rsid w:val="00D67E14"/>
    <w:rsid w:val="00D70071"/>
    <w:rsid w:val="00D70112"/>
    <w:rsid w:val="00D7033E"/>
    <w:rsid w:val="00D70366"/>
    <w:rsid w:val="00D7044B"/>
    <w:rsid w:val="00D704BD"/>
    <w:rsid w:val="00D704E1"/>
    <w:rsid w:val="00D705ED"/>
    <w:rsid w:val="00D706BD"/>
    <w:rsid w:val="00D70713"/>
    <w:rsid w:val="00D70803"/>
    <w:rsid w:val="00D70B95"/>
    <w:rsid w:val="00D70C3C"/>
    <w:rsid w:val="00D70FEC"/>
    <w:rsid w:val="00D71063"/>
    <w:rsid w:val="00D71409"/>
    <w:rsid w:val="00D7156A"/>
    <w:rsid w:val="00D717E0"/>
    <w:rsid w:val="00D718B8"/>
    <w:rsid w:val="00D71A91"/>
    <w:rsid w:val="00D71BA6"/>
    <w:rsid w:val="00D71CD1"/>
    <w:rsid w:val="00D721A5"/>
    <w:rsid w:val="00D72271"/>
    <w:rsid w:val="00D72786"/>
    <w:rsid w:val="00D729D2"/>
    <w:rsid w:val="00D72A6B"/>
    <w:rsid w:val="00D72AD6"/>
    <w:rsid w:val="00D72B36"/>
    <w:rsid w:val="00D72B70"/>
    <w:rsid w:val="00D72D02"/>
    <w:rsid w:val="00D72E25"/>
    <w:rsid w:val="00D72F39"/>
    <w:rsid w:val="00D732D5"/>
    <w:rsid w:val="00D73337"/>
    <w:rsid w:val="00D73440"/>
    <w:rsid w:val="00D736C3"/>
    <w:rsid w:val="00D73950"/>
    <w:rsid w:val="00D739BA"/>
    <w:rsid w:val="00D73C1C"/>
    <w:rsid w:val="00D73F38"/>
    <w:rsid w:val="00D740BC"/>
    <w:rsid w:val="00D74185"/>
    <w:rsid w:val="00D74328"/>
    <w:rsid w:val="00D743C1"/>
    <w:rsid w:val="00D7440D"/>
    <w:rsid w:val="00D74537"/>
    <w:rsid w:val="00D74660"/>
    <w:rsid w:val="00D74AD5"/>
    <w:rsid w:val="00D74DB5"/>
    <w:rsid w:val="00D7536C"/>
    <w:rsid w:val="00D753DA"/>
    <w:rsid w:val="00D753DD"/>
    <w:rsid w:val="00D755A3"/>
    <w:rsid w:val="00D75628"/>
    <w:rsid w:val="00D756FF"/>
    <w:rsid w:val="00D7584A"/>
    <w:rsid w:val="00D75B45"/>
    <w:rsid w:val="00D761C8"/>
    <w:rsid w:val="00D764E3"/>
    <w:rsid w:val="00D766C4"/>
    <w:rsid w:val="00D76731"/>
    <w:rsid w:val="00D768BF"/>
    <w:rsid w:val="00D76947"/>
    <w:rsid w:val="00D76978"/>
    <w:rsid w:val="00D76AEF"/>
    <w:rsid w:val="00D76DAD"/>
    <w:rsid w:val="00D76E06"/>
    <w:rsid w:val="00D770AC"/>
    <w:rsid w:val="00D77163"/>
    <w:rsid w:val="00D77351"/>
    <w:rsid w:val="00D773D0"/>
    <w:rsid w:val="00D773F7"/>
    <w:rsid w:val="00D77638"/>
    <w:rsid w:val="00D77C42"/>
    <w:rsid w:val="00D77E6E"/>
    <w:rsid w:val="00D80450"/>
    <w:rsid w:val="00D8067D"/>
    <w:rsid w:val="00D806DF"/>
    <w:rsid w:val="00D813C6"/>
    <w:rsid w:val="00D8154E"/>
    <w:rsid w:val="00D81727"/>
    <w:rsid w:val="00D81911"/>
    <w:rsid w:val="00D81A2C"/>
    <w:rsid w:val="00D81B8B"/>
    <w:rsid w:val="00D81F66"/>
    <w:rsid w:val="00D8200A"/>
    <w:rsid w:val="00D82164"/>
    <w:rsid w:val="00D822C1"/>
    <w:rsid w:val="00D82681"/>
    <w:rsid w:val="00D82B23"/>
    <w:rsid w:val="00D83115"/>
    <w:rsid w:val="00D832B5"/>
    <w:rsid w:val="00D83340"/>
    <w:rsid w:val="00D8335E"/>
    <w:rsid w:val="00D83393"/>
    <w:rsid w:val="00D83565"/>
    <w:rsid w:val="00D836C8"/>
    <w:rsid w:val="00D8381E"/>
    <w:rsid w:val="00D83DB1"/>
    <w:rsid w:val="00D84007"/>
    <w:rsid w:val="00D842F8"/>
    <w:rsid w:val="00D8432D"/>
    <w:rsid w:val="00D8472D"/>
    <w:rsid w:val="00D8493A"/>
    <w:rsid w:val="00D849A5"/>
    <w:rsid w:val="00D853D9"/>
    <w:rsid w:val="00D85694"/>
    <w:rsid w:val="00D856FB"/>
    <w:rsid w:val="00D8586B"/>
    <w:rsid w:val="00D85919"/>
    <w:rsid w:val="00D85A2D"/>
    <w:rsid w:val="00D85F33"/>
    <w:rsid w:val="00D8612A"/>
    <w:rsid w:val="00D86619"/>
    <w:rsid w:val="00D869E7"/>
    <w:rsid w:val="00D86A83"/>
    <w:rsid w:val="00D86AF5"/>
    <w:rsid w:val="00D86B92"/>
    <w:rsid w:val="00D86C7B"/>
    <w:rsid w:val="00D86F16"/>
    <w:rsid w:val="00D870B0"/>
    <w:rsid w:val="00D872D2"/>
    <w:rsid w:val="00D873DA"/>
    <w:rsid w:val="00D87906"/>
    <w:rsid w:val="00D87C16"/>
    <w:rsid w:val="00D87D66"/>
    <w:rsid w:val="00D87E8A"/>
    <w:rsid w:val="00D87F47"/>
    <w:rsid w:val="00D87F52"/>
    <w:rsid w:val="00D90341"/>
    <w:rsid w:val="00D905D6"/>
    <w:rsid w:val="00D90638"/>
    <w:rsid w:val="00D90AD6"/>
    <w:rsid w:val="00D90D4C"/>
    <w:rsid w:val="00D90DA7"/>
    <w:rsid w:val="00D90DCF"/>
    <w:rsid w:val="00D90E53"/>
    <w:rsid w:val="00D90E5E"/>
    <w:rsid w:val="00D9148B"/>
    <w:rsid w:val="00D91599"/>
    <w:rsid w:val="00D91703"/>
    <w:rsid w:val="00D919A2"/>
    <w:rsid w:val="00D91A54"/>
    <w:rsid w:val="00D91AF9"/>
    <w:rsid w:val="00D91BA8"/>
    <w:rsid w:val="00D91CB0"/>
    <w:rsid w:val="00D91E1E"/>
    <w:rsid w:val="00D91E6B"/>
    <w:rsid w:val="00D91FD0"/>
    <w:rsid w:val="00D92033"/>
    <w:rsid w:val="00D9207F"/>
    <w:rsid w:val="00D92120"/>
    <w:rsid w:val="00D9218F"/>
    <w:rsid w:val="00D921CC"/>
    <w:rsid w:val="00D925C0"/>
    <w:rsid w:val="00D92676"/>
    <w:rsid w:val="00D92B01"/>
    <w:rsid w:val="00D92BC8"/>
    <w:rsid w:val="00D92DB7"/>
    <w:rsid w:val="00D92E31"/>
    <w:rsid w:val="00D92E58"/>
    <w:rsid w:val="00D92EA6"/>
    <w:rsid w:val="00D9305C"/>
    <w:rsid w:val="00D93071"/>
    <w:rsid w:val="00D93567"/>
    <w:rsid w:val="00D938BF"/>
    <w:rsid w:val="00D93DB1"/>
    <w:rsid w:val="00D940E2"/>
    <w:rsid w:val="00D94112"/>
    <w:rsid w:val="00D942C6"/>
    <w:rsid w:val="00D94426"/>
    <w:rsid w:val="00D946AE"/>
    <w:rsid w:val="00D948E5"/>
    <w:rsid w:val="00D9490A"/>
    <w:rsid w:val="00D94A4F"/>
    <w:rsid w:val="00D94CE5"/>
    <w:rsid w:val="00D94CF3"/>
    <w:rsid w:val="00D94D2F"/>
    <w:rsid w:val="00D94E2F"/>
    <w:rsid w:val="00D94E51"/>
    <w:rsid w:val="00D94E74"/>
    <w:rsid w:val="00D950D1"/>
    <w:rsid w:val="00D95576"/>
    <w:rsid w:val="00D956FB"/>
    <w:rsid w:val="00D957D5"/>
    <w:rsid w:val="00D958C6"/>
    <w:rsid w:val="00D95E1D"/>
    <w:rsid w:val="00D95E25"/>
    <w:rsid w:val="00D95EB4"/>
    <w:rsid w:val="00D95EB5"/>
    <w:rsid w:val="00D95F5A"/>
    <w:rsid w:val="00D964C7"/>
    <w:rsid w:val="00D96504"/>
    <w:rsid w:val="00D96FFC"/>
    <w:rsid w:val="00D972E7"/>
    <w:rsid w:val="00D97783"/>
    <w:rsid w:val="00D977DD"/>
    <w:rsid w:val="00D97843"/>
    <w:rsid w:val="00D97C66"/>
    <w:rsid w:val="00D97EA8"/>
    <w:rsid w:val="00D97F71"/>
    <w:rsid w:val="00D97FBF"/>
    <w:rsid w:val="00DA00CF"/>
    <w:rsid w:val="00DA013D"/>
    <w:rsid w:val="00DA0660"/>
    <w:rsid w:val="00DA0682"/>
    <w:rsid w:val="00DA07EC"/>
    <w:rsid w:val="00DA087D"/>
    <w:rsid w:val="00DA0BF9"/>
    <w:rsid w:val="00DA13D1"/>
    <w:rsid w:val="00DA15F2"/>
    <w:rsid w:val="00DA1681"/>
    <w:rsid w:val="00DA16C3"/>
    <w:rsid w:val="00DA18E3"/>
    <w:rsid w:val="00DA1A2E"/>
    <w:rsid w:val="00DA1C05"/>
    <w:rsid w:val="00DA1EBF"/>
    <w:rsid w:val="00DA2065"/>
    <w:rsid w:val="00DA2134"/>
    <w:rsid w:val="00DA21D5"/>
    <w:rsid w:val="00DA259F"/>
    <w:rsid w:val="00DA25C3"/>
    <w:rsid w:val="00DA295D"/>
    <w:rsid w:val="00DA2AB5"/>
    <w:rsid w:val="00DA2C65"/>
    <w:rsid w:val="00DA2D02"/>
    <w:rsid w:val="00DA30BB"/>
    <w:rsid w:val="00DA33F2"/>
    <w:rsid w:val="00DA34AD"/>
    <w:rsid w:val="00DA38C3"/>
    <w:rsid w:val="00DA3C0D"/>
    <w:rsid w:val="00DA3DA5"/>
    <w:rsid w:val="00DA3EF6"/>
    <w:rsid w:val="00DA407C"/>
    <w:rsid w:val="00DA46D0"/>
    <w:rsid w:val="00DA4850"/>
    <w:rsid w:val="00DA4ADE"/>
    <w:rsid w:val="00DA4C2F"/>
    <w:rsid w:val="00DA4C7D"/>
    <w:rsid w:val="00DA4D38"/>
    <w:rsid w:val="00DA4E24"/>
    <w:rsid w:val="00DA4EF6"/>
    <w:rsid w:val="00DA4FA3"/>
    <w:rsid w:val="00DA5161"/>
    <w:rsid w:val="00DA5560"/>
    <w:rsid w:val="00DA571E"/>
    <w:rsid w:val="00DA580A"/>
    <w:rsid w:val="00DA58BB"/>
    <w:rsid w:val="00DA5909"/>
    <w:rsid w:val="00DA5A75"/>
    <w:rsid w:val="00DA5B52"/>
    <w:rsid w:val="00DA604F"/>
    <w:rsid w:val="00DA6213"/>
    <w:rsid w:val="00DA64D8"/>
    <w:rsid w:val="00DA6631"/>
    <w:rsid w:val="00DA665E"/>
    <w:rsid w:val="00DA68B1"/>
    <w:rsid w:val="00DA68F3"/>
    <w:rsid w:val="00DA6B51"/>
    <w:rsid w:val="00DA6B84"/>
    <w:rsid w:val="00DA6BA4"/>
    <w:rsid w:val="00DA6C25"/>
    <w:rsid w:val="00DA6EC3"/>
    <w:rsid w:val="00DA7141"/>
    <w:rsid w:val="00DA7892"/>
    <w:rsid w:val="00DA7D78"/>
    <w:rsid w:val="00DA7EC0"/>
    <w:rsid w:val="00DA7F79"/>
    <w:rsid w:val="00DB030A"/>
    <w:rsid w:val="00DB030B"/>
    <w:rsid w:val="00DB0310"/>
    <w:rsid w:val="00DB0447"/>
    <w:rsid w:val="00DB0475"/>
    <w:rsid w:val="00DB0740"/>
    <w:rsid w:val="00DB0AB1"/>
    <w:rsid w:val="00DB0AF4"/>
    <w:rsid w:val="00DB0B6B"/>
    <w:rsid w:val="00DB0D31"/>
    <w:rsid w:val="00DB10D0"/>
    <w:rsid w:val="00DB1235"/>
    <w:rsid w:val="00DB13EB"/>
    <w:rsid w:val="00DB1581"/>
    <w:rsid w:val="00DB178E"/>
    <w:rsid w:val="00DB17CC"/>
    <w:rsid w:val="00DB181F"/>
    <w:rsid w:val="00DB1840"/>
    <w:rsid w:val="00DB1A31"/>
    <w:rsid w:val="00DB1C95"/>
    <w:rsid w:val="00DB1C98"/>
    <w:rsid w:val="00DB1F92"/>
    <w:rsid w:val="00DB1FB0"/>
    <w:rsid w:val="00DB21A9"/>
    <w:rsid w:val="00DB22E8"/>
    <w:rsid w:val="00DB2322"/>
    <w:rsid w:val="00DB2465"/>
    <w:rsid w:val="00DB2B15"/>
    <w:rsid w:val="00DB2E24"/>
    <w:rsid w:val="00DB32AB"/>
    <w:rsid w:val="00DB3418"/>
    <w:rsid w:val="00DB3609"/>
    <w:rsid w:val="00DB3728"/>
    <w:rsid w:val="00DB3D62"/>
    <w:rsid w:val="00DB3E19"/>
    <w:rsid w:val="00DB3F8F"/>
    <w:rsid w:val="00DB4380"/>
    <w:rsid w:val="00DB43E2"/>
    <w:rsid w:val="00DB44F3"/>
    <w:rsid w:val="00DB4515"/>
    <w:rsid w:val="00DB4876"/>
    <w:rsid w:val="00DB48A1"/>
    <w:rsid w:val="00DB4993"/>
    <w:rsid w:val="00DB49B8"/>
    <w:rsid w:val="00DB49D8"/>
    <w:rsid w:val="00DB4A42"/>
    <w:rsid w:val="00DB4BDA"/>
    <w:rsid w:val="00DB4C49"/>
    <w:rsid w:val="00DB4CB3"/>
    <w:rsid w:val="00DB4D80"/>
    <w:rsid w:val="00DB5118"/>
    <w:rsid w:val="00DB576B"/>
    <w:rsid w:val="00DB5846"/>
    <w:rsid w:val="00DB587E"/>
    <w:rsid w:val="00DB5AE3"/>
    <w:rsid w:val="00DB6088"/>
    <w:rsid w:val="00DB6122"/>
    <w:rsid w:val="00DB6138"/>
    <w:rsid w:val="00DB6286"/>
    <w:rsid w:val="00DB62C0"/>
    <w:rsid w:val="00DB6450"/>
    <w:rsid w:val="00DB6555"/>
    <w:rsid w:val="00DB65F4"/>
    <w:rsid w:val="00DB6890"/>
    <w:rsid w:val="00DB6962"/>
    <w:rsid w:val="00DB6A2C"/>
    <w:rsid w:val="00DB6CD1"/>
    <w:rsid w:val="00DB6D3B"/>
    <w:rsid w:val="00DB6DC3"/>
    <w:rsid w:val="00DB6E76"/>
    <w:rsid w:val="00DB6EC6"/>
    <w:rsid w:val="00DB6F2E"/>
    <w:rsid w:val="00DB718D"/>
    <w:rsid w:val="00DB71EA"/>
    <w:rsid w:val="00DB75B7"/>
    <w:rsid w:val="00DB76A2"/>
    <w:rsid w:val="00DB7923"/>
    <w:rsid w:val="00DB7ADF"/>
    <w:rsid w:val="00DB7B48"/>
    <w:rsid w:val="00DB7C9B"/>
    <w:rsid w:val="00DB7D3C"/>
    <w:rsid w:val="00DB7E04"/>
    <w:rsid w:val="00DC010E"/>
    <w:rsid w:val="00DC011A"/>
    <w:rsid w:val="00DC08F9"/>
    <w:rsid w:val="00DC0A0D"/>
    <w:rsid w:val="00DC0BA0"/>
    <w:rsid w:val="00DC0C4E"/>
    <w:rsid w:val="00DC0CD4"/>
    <w:rsid w:val="00DC0ECC"/>
    <w:rsid w:val="00DC1086"/>
    <w:rsid w:val="00DC11D6"/>
    <w:rsid w:val="00DC13A2"/>
    <w:rsid w:val="00DC1475"/>
    <w:rsid w:val="00DC15DA"/>
    <w:rsid w:val="00DC16A9"/>
    <w:rsid w:val="00DC1967"/>
    <w:rsid w:val="00DC1992"/>
    <w:rsid w:val="00DC1D96"/>
    <w:rsid w:val="00DC1E7D"/>
    <w:rsid w:val="00DC1FFD"/>
    <w:rsid w:val="00DC202D"/>
    <w:rsid w:val="00DC213D"/>
    <w:rsid w:val="00DC223D"/>
    <w:rsid w:val="00DC23BF"/>
    <w:rsid w:val="00DC24E8"/>
    <w:rsid w:val="00DC254F"/>
    <w:rsid w:val="00DC261B"/>
    <w:rsid w:val="00DC26E4"/>
    <w:rsid w:val="00DC2826"/>
    <w:rsid w:val="00DC28CC"/>
    <w:rsid w:val="00DC29D5"/>
    <w:rsid w:val="00DC2A10"/>
    <w:rsid w:val="00DC2B10"/>
    <w:rsid w:val="00DC2B78"/>
    <w:rsid w:val="00DC2BAC"/>
    <w:rsid w:val="00DC2EA5"/>
    <w:rsid w:val="00DC3141"/>
    <w:rsid w:val="00DC32F3"/>
    <w:rsid w:val="00DC36B0"/>
    <w:rsid w:val="00DC36C9"/>
    <w:rsid w:val="00DC384B"/>
    <w:rsid w:val="00DC385C"/>
    <w:rsid w:val="00DC3944"/>
    <w:rsid w:val="00DC3ADD"/>
    <w:rsid w:val="00DC3B05"/>
    <w:rsid w:val="00DC3C0A"/>
    <w:rsid w:val="00DC3C1B"/>
    <w:rsid w:val="00DC3C30"/>
    <w:rsid w:val="00DC3F84"/>
    <w:rsid w:val="00DC4121"/>
    <w:rsid w:val="00DC42B2"/>
    <w:rsid w:val="00DC42B8"/>
    <w:rsid w:val="00DC459A"/>
    <w:rsid w:val="00DC45CA"/>
    <w:rsid w:val="00DC4949"/>
    <w:rsid w:val="00DC4C5F"/>
    <w:rsid w:val="00DC4C97"/>
    <w:rsid w:val="00DC4D5B"/>
    <w:rsid w:val="00DC506E"/>
    <w:rsid w:val="00DC52BC"/>
    <w:rsid w:val="00DC531C"/>
    <w:rsid w:val="00DC54F6"/>
    <w:rsid w:val="00DC5534"/>
    <w:rsid w:val="00DC5CCA"/>
    <w:rsid w:val="00DC5EBC"/>
    <w:rsid w:val="00DC5FA5"/>
    <w:rsid w:val="00DC602F"/>
    <w:rsid w:val="00DC6105"/>
    <w:rsid w:val="00DC6E5F"/>
    <w:rsid w:val="00DC6ECE"/>
    <w:rsid w:val="00DC6FBB"/>
    <w:rsid w:val="00DC72CB"/>
    <w:rsid w:val="00DC72F6"/>
    <w:rsid w:val="00DC7B88"/>
    <w:rsid w:val="00DC7BC8"/>
    <w:rsid w:val="00DC7C2B"/>
    <w:rsid w:val="00DC7D44"/>
    <w:rsid w:val="00DD008A"/>
    <w:rsid w:val="00DD00A3"/>
    <w:rsid w:val="00DD0147"/>
    <w:rsid w:val="00DD021C"/>
    <w:rsid w:val="00DD0232"/>
    <w:rsid w:val="00DD0278"/>
    <w:rsid w:val="00DD0401"/>
    <w:rsid w:val="00DD0474"/>
    <w:rsid w:val="00DD08CC"/>
    <w:rsid w:val="00DD0AE3"/>
    <w:rsid w:val="00DD0EA6"/>
    <w:rsid w:val="00DD12F3"/>
    <w:rsid w:val="00DD1792"/>
    <w:rsid w:val="00DD187F"/>
    <w:rsid w:val="00DD1B3A"/>
    <w:rsid w:val="00DD1D98"/>
    <w:rsid w:val="00DD1DC5"/>
    <w:rsid w:val="00DD23AA"/>
    <w:rsid w:val="00DD288B"/>
    <w:rsid w:val="00DD29B1"/>
    <w:rsid w:val="00DD2AB9"/>
    <w:rsid w:val="00DD2B62"/>
    <w:rsid w:val="00DD2CFF"/>
    <w:rsid w:val="00DD2F49"/>
    <w:rsid w:val="00DD2F85"/>
    <w:rsid w:val="00DD2FFD"/>
    <w:rsid w:val="00DD3126"/>
    <w:rsid w:val="00DD3713"/>
    <w:rsid w:val="00DD3D49"/>
    <w:rsid w:val="00DD3E39"/>
    <w:rsid w:val="00DD412F"/>
    <w:rsid w:val="00DD4190"/>
    <w:rsid w:val="00DD42F3"/>
    <w:rsid w:val="00DD459E"/>
    <w:rsid w:val="00DD473F"/>
    <w:rsid w:val="00DD4950"/>
    <w:rsid w:val="00DD498E"/>
    <w:rsid w:val="00DD4ABE"/>
    <w:rsid w:val="00DD4CDD"/>
    <w:rsid w:val="00DD4E1A"/>
    <w:rsid w:val="00DD5087"/>
    <w:rsid w:val="00DD53FE"/>
    <w:rsid w:val="00DD5442"/>
    <w:rsid w:val="00DD55A2"/>
    <w:rsid w:val="00DD576B"/>
    <w:rsid w:val="00DD5A46"/>
    <w:rsid w:val="00DD5A8F"/>
    <w:rsid w:val="00DD5AE3"/>
    <w:rsid w:val="00DD5E86"/>
    <w:rsid w:val="00DD5FC6"/>
    <w:rsid w:val="00DD6143"/>
    <w:rsid w:val="00DD642E"/>
    <w:rsid w:val="00DD67DC"/>
    <w:rsid w:val="00DD686E"/>
    <w:rsid w:val="00DD69F1"/>
    <w:rsid w:val="00DD6C7C"/>
    <w:rsid w:val="00DD6D2A"/>
    <w:rsid w:val="00DD70B0"/>
    <w:rsid w:val="00DD7523"/>
    <w:rsid w:val="00DD7728"/>
    <w:rsid w:val="00DD7925"/>
    <w:rsid w:val="00DD79FA"/>
    <w:rsid w:val="00DE0036"/>
    <w:rsid w:val="00DE02ED"/>
    <w:rsid w:val="00DE03A9"/>
    <w:rsid w:val="00DE03DB"/>
    <w:rsid w:val="00DE04DE"/>
    <w:rsid w:val="00DE07A1"/>
    <w:rsid w:val="00DE08A4"/>
    <w:rsid w:val="00DE08E7"/>
    <w:rsid w:val="00DE09FF"/>
    <w:rsid w:val="00DE0AC5"/>
    <w:rsid w:val="00DE0D46"/>
    <w:rsid w:val="00DE0ECA"/>
    <w:rsid w:val="00DE132F"/>
    <w:rsid w:val="00DE167D"/>
    <w:rsid w:val="00DE179D"/>
    <w:rsid w:val="00DE18D3"/>
    <w:rsid w:val="00DE1C0D"/>
    <w:rsid w:val="00DE1C1B"/>
    <w:rsid w:val="00DE1C69"/>
    <w:rsid w:val="00DE1F29"/>
    <w:rsid w:val="00DE1F9F"/>
    <w:rsid w:val="00DE21AD"/>
    <w:rsid w:val="00DE2601"/>
    <w:rsid w:val="00DE272E"/>
    <w:rsid w:val="00DE2A54"/>
    <w:rsid w:val="00DE3081"/>
    <w:rsid w:val="00DE34EF"/>
    <w:rsid w:val="00DE351D"/>
    <w:rsid w:val="00DE3596"/>
    <w:rsid w:val="00DE3637"/>
    <w:rsid w:val="00DE38B7"/>
    <w:rsid w:val="00DE3995"/>
    <w:rsid w:val="00DE3D1D"/>
    <w:rsid w:val="00DE3F4E"/>
    <w:rsid w:val="00DE40BC"/>
    <w:rsid w:val="00DE4119"/>
    <w:rsid w:val="00DE41B2"/>
    <w:rsid w:val="00DE4256"/>
    <w:rsid w:val="00DE4692"/>
    <w:rsid w:val="00DE47FF"/>
    <w:rsid w:val="00DE4C7E"/>
    <w:rsid w:val="00DE50D6"/>
    <w:rsid w:val="00DE5210"/>
    <w:rsid w:val="00DE5762"/>
    <w:rsid w:val="00DE5905"/>
    <w:rsid w:val="00DE5AF8"/>
    <w:rsid w:val="00DE5F25"/>
    <w:rsid w:val="00DE61DD"/>
    <w:rsid w:val="00DE61F4"/>
    <w:rsid w:val="00DE63EC"/>
    <w:rsid w:val="00DE6960"/>
    <w:rsid w:val="00DE6BAF"/>
    <w:rsid w:val="00DE6C1A"/>
    <w:rsid w:val="00DE6CAA"/>
    <w:rsid w:val="00DE6D58"/>
    <w:rsid w:val="00DE6E57"/>
    <w:rsid w:val="00DE6F22"/>
    <w:rsid w:val="00DE70FE"/>
    <w:rsid w:val="00DE71A5"/>
    <w:rsid w:val="00DE735A"/>
    <w:rsid w:val="00DE73CE"/>
    <w:rsid w:val="00DE74A3"/>
    <w:rsid w:val="00DE7AFF"/>
    <w:rsid w:val="00DE7BCB"/>
    <w:rsid w:val="00DE7BE2"/>
    <w:rsid w:val="00DE7E38"/>
    <w:rsid w:val="00DE7EB3"/>
    <w:rsid w:val="00DF03FF"/>
    <w:rsid w:val="00DF0592"/>
    <w:rsid w:val="00DF0BBD"/>
    <w:rsid w:val="00DF1067"/>
    <w:rsid w:val="00DF10D6"/>
    <w:rsid w:val="00DF1224"/>
    <w:rsid w:val="00DF12B0"/>
    <w:rsid w:val="00DF16E3"/>
    <w:rsid w:val="00DF17AD"/>
    <w:rsid w:val="00DF1C5E"/>
    <w:rsid w:val="00DF1C63"/>
    <w:rsid w:val="00DF1F41"/>
    <w:rsid w:val="00DF1FAD"/>
    <w:rsid w:val="00DF25E8"/>
    <w:rsid w:val="00DF26B3"/>
    <w:rsid w:val="00DF2836"/>
    <w:rsid w:val="00DF2BC4"/>
    <w:rsid w:val="00DF341E"/>
    <w:rsid w:val="00DF383E"/>
    <w:rsid w:val="00DF3921"/>
    <w:rsid w:val="00DF3ABE"/>
    <w:rsid w:val="00DF3B70"/>
    <w:rsid w:val="00DF3F1D"/>
    <w:rsid w:val="00DF409F"/>
    <w:rsid w:val="00DF4428"/>
    <w:rsid w:val="00DF44D1"/>
    <w:rsid w:val="00DF45A2"/>
    <w:rsid w:val="00DF45E9"/>
    <w:rsid w:val="00DF464F"/>
    <w:rsid w:val="00DF4731"/>
    <w:rsid w:val="00DF4972"/>
    <w:rsid w:val="00DF4A7E"/>
    <w:rsid w:val="00DF4D67"/>
    <w:rsid w:val="00DF4F72"/>
    <w:rsid w:val="00DF5052"/>
    <w:rsid w:val="00DF5054"/>
    <w:rsid w:val="00DF50CC"/>
    <w:rsid w:val="00DF5238"/>
    <w:rsid w:val="00DF534C"/>
    <w:rsid w:val="00DF53BA"/>
    <w:rsid w:val="00DF5832"/>
    <w:rsid w:val="00DF5A32"/>
    <w:rsid w:val="00DF5A3C"/>
    <w:rsid w:val="00DF5C16"/>
    <w:rsid w:val="00DF627A"/>
    <w:rsid w:val="00DF62F7"/>
    <w:rsid w:val="00DF6512"/>
    <w:rsid w:val="00DF6A1F"/>
    <w:rsid w:val="00DF6BEE"/>
    <w:rsid w:val="00DF6C8A"/>
    <w:rsid w:val="00DF6DD1"/>
    <w:rsid w:val="00DF6DE9"/>
    <w:rsid w:val="00DF6FDF"/>
    <w:rsid w:val="00DF75AA"/>
    <w:rsid w:val="00DF7C73"/>
    <w:rsid w:val="00DF7D40"/>
    <w:rsid w:val="00DF7E4C"/>
    <w:rsid w:val="00DF7E83"/>
    <w:rsid w:val="00E0028F"/>
    <w:rsid w:val="00E002D2"/>
    <w:rsid w:val="00E00368"/>
    <w:rsid w:val="00E004BD"/>
    <w:rsid w:val="00E0062E"/>
    <w:rsid w:val="00E0079C"/>
    <w:rsid w:val="00E00869"/>
    <w:rsid w:val="00E009A3"/>
    <w:rsid w:val="00E00A97"/>
    <w:rsid w:val="00E00BBA"/>
    <w:rsid w:val="00E00DC0"/>
    <w:rsid w:val="00E00E6B"/>
    <w:rsid w:val="00E00E83"/>
    <w:rsid w:val="00E01746"/>
    <w:rsid w:val="00E01B86"/>
    <w:rsid w:val="00E01E27"/>
    <w:rsid w:val="00E0238B"/>
    <w:rsid w:val="00E02479"/>
    <w:rsid w:val="00E0254A"/>
    <w:rsid w:val="00E02698"/>
    <w:rsid w:val="00E02B3E"/>
    <w:rsid w:val="00E02C90"/>
    <w:rsid w:val="00E02F4E"/>
    <w:rsid w:val="00E0315E"/>
    <w:rsid w:val="00E031DD"/>
    <w:rsid w:val="00E032E5"/>
    <w:rsid w:val="00E03760"/>
    <w:rsid w:val="00E03829"/>
    <w:rsid w:val="00E03971"/>
    <w:rsid w:val="00E03F66"/>
    <w:rsid w:val="00E03FBE"/>
    <w:rsid w:val="00E04030"/>
    <w:rsid w:val="00E0459C"/>
    <w:rsid w:val="00E04847"/>
    <w:rsid w:val="00E04BB3"/>
    <w:rsid w:val="00E04F79"/>
    <w:rsid w:val="00E053FC"/>
    <w:rsid w:val="00E056D2"/>
    <w:rsid w:val="00E05964"/>
    <w:rsid w:val="00E05E75"/>
    <w:rsid w:val="00E05F6A"/>
    <w:rsid w:val="00E060D8"/>
    <w:rsid w:val="00E06286"/>
    <w:rsid w:val="00E06325"/>
    <w:rsid w:val="00E064B6"/>
    <w:rsid w:val="00E065A6"/>
    <w:rsid w:val="00E065E5"/>
    <w:rsid w:val="00E066A7"/>
    <w:rsid w:val="00E06971"/>
    <w:rsid w:val="00E06C03"/>
    <w:rsid w:val="00E06CF1"/>
    <w:rsid w:val="00E06DD9"/>
    <w:rsid w:val="00E06E13"/>
    <w:rsid w:val="00E073CA"/>
    <w:rsid w:val="00E07795"/>
    <w:rsid w:val="00E07953"/>
    <w:rsid w:val="00E07A47"/>
    <w:rsid w:val="00E07C03"/>
    <w:rsid w:val="00E07DE5"/>
    <w:rsid w:val="00E07F7B"/>
    <w:rsid w:val="00E1027D"/>
    <w:rsid w:val="00E104CB"/>
    <w:rsid w:val="00E1094E"/>
    <w:rsid w:val="00E10AF1"/>
    <w:rsid w:val="00E10CAB"/>
    <w:rsid w:val="00E10D8F"/>
    <w:rsid w:val="00E10DCA"/>
    <w:rsid w:val="00E1187B"/>
    <w:rsid w:val="00E11AEA"/>
    <w:rsid w:val="00E11E3D"/>
    <w:rsid w:val="00E11E53"/>
    <w:rsid w:val="00E11FDB"/>
    <w:rsid w:val="00E120C8"/>
    <w:rsid w:val="00E122EA"/>
    <w:rsid w:val="00E124B5"/>
    <w:rsid w:val="00E12991"/>
    <w:rsid w:val="00E12B75"/>
    <w:rsid w:val="00E12F92"/>
    <w:rsid w:val="00E131EB"/>
    <w:rsid w:val="00E13A7C"/>
    <w:rsid w:val="00E13B3B"/>
    <w:rsid w:val="00E13C48"/>
    <w:rsid w:val="00E13D8C"/>
    <w:rsid w:val="00E14010"/>
    <w:rsid w:val="00E1402D"/>
    <w:rsid w:val="00E141BF"/>
    <w:rsid w:val="00E142B7"/>
    <w:rsid w:val="00E14768"/>
    <w:rsid w:val="00E148C2"/>
    <w:rsid w:val="00E14BEE"/>
    <w:rsid w:val="00E1516E"/>
    <w:rsid w:val="00E1523D"/>
    <w:rsid w:val="00E15796"/>
    <w:rsid w:val="00E1579D"/>
    <w:rsid w:val="00E15A1F"/>
    <w:rsid w:val="00E15A45"/>
    <w:rsid w:val="00E15D48"/>
    <w:rsid w:val="00E15E22"/>
    <w:rsid w:val="00E1645D"/>
    <w:rsid w:val="00E166FD"/>
    <w:rsid w:val="00E16BC9"/>
    <w:rsid w:val="00E16D74"/>
    <w:rsid w:val="00E16D9F"/>
    <w:rsid w:val="00E172EF"/>
    <w:rsid w:val="00E17C92"/>
    <w:rsid w:val="00E17D17"/>
    <w:rsid w:val="00E17EB4"/>
    <w:rsid w:val="00E201BC"/>
    <w:rsid w:val="00E20631"/>
    <w:rsid w:val="00E20650"/>
    <w:rsid w:val="00E20685"/>
    <w:rsid w:val="00E2078E"/>
    <w:rsid w:val="00E210A6"/>
    <w:rsid w:val="00E214B1"/>
    <w:rsid w:val="00E2153E"/>
    <w:rsid w:val="00E2191F"/>
    <w:rsid w:val="00E21A53"/>
    <w:rsid w:val="00E21AB2"/>
    <w:rsid w:val="00E21D38"/>
    <w:rsid w:val="00E22209"/>
    <w:rsid w:val="00E223E0"/>
    <w:rsid w:val="00E224D4"/>
    <w:rsid w:val="00E22610"/>
    <w:rsid w:val="00E226EB"/>
    <w:rsid w:val="00E22852"/>
    <w:rsid w:val="00E22A7A"/>
    <w:rsid w:val="00E22AB2"/>
    <w:rsid w:val="00E22CC6"/>
    <w:rsid w:val="00E22EA4"/>
    <w:rsid w:val="00E2305C"/>
    <w:rsid w:val="00E2320E"/>
    <w:rsid w:val="00E235D4"/>
    <w:rsid w:val="00E238AD"/>
    <w:rsid w:val="00E239CE"/>
    <w:rsid w:val="00E241D0"/>
    <w:rsid w:val="00E241FD"/>
    <w:rsid w:val="00E242BE"/>
    <w:rsid w:val="00E2452A"/>
    <w:rsid w:val="00E24597"/>
    <w:rsid w:val="00E24707"/>
    <w:rsid w:val="00E2472A"/>
    <w:rsid w:val="00E247B8"/>
    <w:rsid w:val="00E24932"/>
    <w:rsid w:val="00E24B41"/>
    <w:rsid w:val="00E24C5D"/>
    <w:rsid w:val="00E24E91"/>
    <w:rsid w:val="00E24E99"/>
    <w:rsid w:val="00E24EE9"/>
    <w:rsid w:val="00E25070"/>
    <w:rsid w:val="00E25108"/>
    <w:rsid w:val="00E255A9"/>
    <w:rsid w:val="00E25B2C"/>
    <w:rsid w:val="00E25B8E"/>
    <w:rsid w:val="00E25E70"/>
    <w:rsid w:val="00E26096"/>
    <w:rsid w:val="00E26177"/>
    <w:rsid w:val="00E26440"/>
    <w:rsid w:val="00E26491"/>
    <w:rsid w:val="00E264BA"/>
    <w:rsid w:val="00E265D9"/>
    <w:rsid w:val="00E26A22"/>
    <w:rsid w:val="00E26C54"/>
    <w:rsid w:val="00E26D8E"/>
    <w:rsid w:val="00E26DFF"/>
    <w:rsid w:val="00E26EC9"/>
    <w:rsid w:val="00E26FED"/>
    <w:rsid w:val="00E27030"/>
    <w:rsid w:val="00E27197"/>
    <w:rsid w:val="00E271C7"/>
    <w:rsid w:val="00E27442"/>
    <w:rsid w:val="00E274C1"/>
    <w:rsid w:val="00E27636"/>
    <w:rsid w:val="00E2771D"/>
    <w:rsid w:val="00E277A2"/>
    <w:rsid w:val="00E279BB"/>
    <w:rsid w:val="00E27A15"/>
    <w:rsid w:val="00E27BDB"/>
    <w:rsid w:val="00E27C91"/>
    <w:rsid w:val="00E27E3E"/>
    <w:rsid w:val="00E27F5F"/>
    <w:rsid w:val="00E27FE7"/>
    <w:rsid w:val="00E3000C"/>
    <w:rsid w:val="00E30586"/>
    <w:rsid w:val="00E306D8"/>
    <w:rsid w:val="00E30859"/>
    <w:rsid w:val="00E30E08"/>
    <w:rsid w:val="00E30FF9"/>
    <w:rsid w:val="00E3116B"/>
    <w:rsid w:val="00E31248"/>
    <w:rsid w:val="00E313D6"/>
    <w:rsid w:val="00E31578"/>
    <w:rsid w:val="00E31681"/>
    <w:rsid w:val="00E316B8"/>
    <w:rsid w:val="00E31B2A"/>
    <w:rsid w:val="00E32056"/>
    <w:rsid w:val="00E32094"/>
    <w:rsid w:val="00E321C4"/>
    <w:rsid w:val="00E32B6B"/>
    <w:rsid w:val="00E32EE6"/>
    <w:rsid w:val="00E3302C"/>
    <w:rsid w:val="00E332B8"/>
    <w:rsid w:val="00E33376"/>
    <w:rsid w:val="00E33601"/>
    <w:rsid w:val="00E33882"/>
    <w:rsid w:val="00E33A70"/>
    <w:rsid w:val="00E33C46"/>
    <w:rsid w:val="00E33CFF"/>
    <w:rsid w:val="00E3420C"/>
    <w:rsid w:val="00E342BE"/>
    <w:rsid w:val="00E3437F"/>
    <w:rsid w:val="00E344CF"/>
    <w:rsid w:val="00E345EC"/>
    <w:rsid w:val="00E3480C"/>
    <w:rsid w:val="00E348DF"/>
    <w:rsid w:val="00E3518C"/>
    <w:rsid w:val="00E35215"/>
    <w:rsid w:val="00E3535D"/>
    <w:rsid w:val="00E354C1"/>
    <w:rsid w:val="00E35600"/>
    <w:rsid w:val="00E35D83"/>
    <w:rsid w:val="00E36322"/>
    <w:rsid w:val="00E363C0"/>
    <w:rsid w:val="00E365B8"/>
    <w:rsid w:val="00E365E1"/>
    <w:rsid w:val="00E366DF"/>
    <w:rsid w:val="00E36731"/>
    <w:rsid w:val="00E3698E"/>
    <w:rsid w:val="00E369FB"/>
    <w:rsid w:val="00E36A50"/>
    <w:rsid w:val="00E36B17"/>
    <w:rsid w:val="00E36B33"/>
    <w:rsid w:val="00E36CB8"/>
    <w:rsid w:val="00E36CC1"/>
    <w:rsid w:val="00E36CDD"/>
    <w:rsid w:val="00E36F38"/>
    <w:rsid w:val="00E37231"/>
    <w:rsid w:val="00E37252"/>
    <w:rsid w:val="00E37279"/>
    <w:rsid w:val="00E3745D"/>
    <w:rsid w:val="00E3771F"/>
    <w:rsid w:val="00E37A7B"/>
    <w:rsid w:val="00E37B84"/>
    <w:rsid w:val="00E40094"/>
    <w:rsid w:val="00E40437"/>
    <w:rsid w:val="00E404E9"/>
    <w:rsid w:val="00E40504"/>
    <w:rsid w:val="00E4059F"/>
    <w:rsid w:val="00E40757"/>
    <w:rsid w:val="00E40C06"/>
    <w:rsid w:val="00E41D77"/>
    <w:rsid w:val="00E41D83"/>
    <w:rsid w:val="00E41FCE"/>
    <w:rsid w:val="00E42005"/>
    <w:rsid w:val="00E424A7"/>
    <w:rsid w:val="00E424C3"/>
    <w:rsid w:val="00E42523"/>
    <w:rsid w:val="00E42554"/>
    <w:rsid w:val="00E4269B"/>
    <w:rsid w:val="00E42889"/>
    <w:rsid w:val="00E428A8"/>
    <w:rsid w:val="00E428B3"/>
    <w:rsid w:val="00E429FC"/>
    <w:rsid w:val="00E42A38"/>
    <w:rsid w:val="00E42D54"/>
    <w:rsid w:val="00E43231"/>
    <w:rsid w:val="00E433C8"/>
    <w:rsid w:val="00E4356D"/>
    <w:rsid w:val="00E435AD"/>
    <w:rsid w:val="00E435DB"/>
    <w:rsid w:val="00E4376D"/>
    <w:rsid w:val="00E438F5"/>
    <w:rsid w:val="00E43961"/>
    <w:rsid w:val="00E43B87"/>
    <w:rsid w:val="00E43BD2"/>
    <w:rsid w:val="00E43C67"/>
    <w:rsid w:val="00E43F37"/>
    <w:rsid w:val="00E441B6"/>
    <w:rsid w:val="00E44280"/>
    <w:rsid w:val="00E443D3"/>
    <w:rsid w:val="00E448D8"/>
    <w:rsid w:val="00E44BB9"/>
    <w:rsid w:val="00E44DA6"/>
    <w:rsid w:val="00E45036"/>
    <w:rsid w:val="00E451B1"/>
    <w:rsid w:val="00E45206"/>
    <w:rsid w:val="00E4528A"/>
    <w:rsid w:val="00E455C9"/>
    <w:rsid w:val="00E455F4"/>
    <w:rsid w:val="00E45910"/>
    <w:rsid w:val="00E4597B"/>
    <w:rsid w:val="00E45A23"/>
    <w:rsid w:val="00E45EE6"/>
    <w:rsid w:val="00E45EFB"/>
    <w:rsid w:val="00E460B8"/>
    <w:rsid w:val="00E463F4"/>
    <w:rsid w:val="00E465CB"/>
    <w:rsid w:val="00E466A7"/>
    <w:rsid w:val="00E468E9"/>
    <w:rsid w:val="00E46E39"/>
    <w:rsid w:val="00E46F99"/>
    <w:rsid w:val="00E472CB"/>
    <w:rsid w:val="00E47324"/>
    <w:rsid w:val="00E4744C"/>
    <w:rsid w:val="00E47455"/>
    <w:rsid w:val="00E475D6"/>
    <w:rsid w:val="00E4760F"/>
    <w:rsid w:val="00E47714"/>
    <w:rsid w:val="00E47733"/>
    <w:rsid w:val="00E477FB"/>
    <w:rsid w:val="00E47995"/>
    <w:rsid w:val="00E47A4A"/>
    <w:rsid w:val="00E47AAA"/>
    <w:rsid w:val="00E47F61"/>
    <w:rsid w:val="00E50019"/>
    <w:rsid w:val="00E5011C"/>
    <w:rsid w:val="00E502BE"/>
    <w:rsid w:val="00E504D5"/>
    <w:rsid w:val="00E50950"/>
    <w:rsid w:val="00E50A10"/>
    <w:rsid w:val="00E50C09"/>
    <w:rsid w:val="00E50C11"/>
    <w:rsid w:val="00E50CB9"/>
    <w:rsid w:val="00E510BC"/>
    <w:rsid w:val="00E516DD"/>
    <w:rsid w:val="00E51C2C"/>
    <w:rsid w:val="00E51D17"/>
    <w:rsid w:val="00E51FF5"/>
    <w:rsid w:val="00E5200A"/>
    <w:rsid w:val="00E5217A"/>
    <w:rsid w:val="00E522B3"/>
    <w:rsid w:val="00E522BE"/>
    <w:rsid w:val="00E52351"/>
    <w:rsid w:val="00E5276D"/>
    <w:rsid w:val="00E5282A"/>
    <w:rsid w:val="00E52CAE"/>
    <w:rsid w:val="00E52E7E"/>
    <w:rsid w:val="00E52E8C"/>
    <w:rsid w:val="00E530F1"/>
    <w:rsid w:val="00E536B8"/>
    <w:rsid w:val="00E539B5"/>
    <w:rsid w:val="00E53B82"/>
    <w:rsid w:val="00E53DD4"/>
    <w:rsid w:val="00E54034"/>
    <w:rsid w:val="00E54342"/>
    <w:rsid w:val="00E5447E"/>
    <w:rsid w:val="00E5457C"/>
    <w:rsid w:val="00E5476D"/>
    <w:rsid w:val="00E54917"/>
    <w:rsid w:val="00E5495D"/>
    <w:rsid w:val="00E549A5"/>
    <w:rsid w:val="00E54C0B"/>
    <w:rsid w:val="00E54E61"/>
    <w:rsid w:val="00E55C93"/>
    <w:rsid w:val="00E55EDC"/>
    <w:rsid w:val="00E56393"/>
    <w:rsid w:val="00E563BB"/>
    <w:rsid w:val="00E564B5"/>
    <w:rsid w:val="00E56766"/>
    <w:rsid w:val="00E569CA"/>
    <w:rsid w:val="00E56A68"/>
    <w:rsid w:val="00E56F9D"/>
    <w:rsid w:val="00E572F2"/>
    <w:rsid w:val="00E573BC"/>
    <w:rsid w:val="00E57557"/>
    <w:rsid w:val="00E575C5"/>
    <w:rsid w:val="00E57840"/>
    <w:rsid w:val="00E579D5"/>
    <w:rsid w:val="00E57A25"/>
    <w:rsid w:val="00E57A62"/>
    <w:rsid w:val="00E57AD2"/>
    <w:rsid w:val="00E57C5C"/>
    <w:rsid w:val="00E57F7E"/>
    <w:rsid w:val="00E60024"/>
    <w:rsid w:val="00E60381"/>
    <w:rsid w:val="00E60557"/>
    <w:rsid w:val="00E6062C"/>
    <w:rsid w:val="00E6086C"/>
    <w:rsid w:val="00E6099A"/>
    <w:rsid w:val="00E60DB8"/>
    <w:rsid w:val="00E61175"/>
    <w:rsid w:val="00E61404"/>
    <w:rsid w:val="00E615F5"/>
    <w:rsid w:val="00E616C4"/>
    <w:rsid w:val="00E61957"/>
    <w:rsid w:val="00E619FE"/>
    <w:rsid w:val="00E61A35"/>
    <w:rsid w:val="00E61A6F"/>
    <w:rsid w:val="00E61ADF"/>
    <w:rsid w:val="00E61CCE"/>
    <w:rsid w:val="00E61CEF"/>
    <w:rsid w:val="00E61E3A"/>
    <w:rsid w:val="00E61EF0"/>
    <w:rsid w:val="00E61FBB"/>
    <w:rsid w:val="00E62235"/>
    <w:rsid w:val="00E6243E"/>
    <w:rsid w:val="00E627EE"/>
    <w:rsid w:val="00E63100"/>
    <w:rsid w:val="00E63257"/>
    <w:rsid w:val="00E63301"/>
    <w:rsid w:val="00E636A4"/>
    <w:rsid w:val="00E63CC9"/>
    <w:rsid w:val="00E63E8B"/>
    <w:rsid w:val="00E640AA"/>
    <w:rsid w:val="00E64230"/>
    <w:rsid w:val="00E64329"/>
    <w:rsid w:val="00E64495"/>
    <w:rsid w:val="00E64B4A"/>
    <w:rsid w:val="00E64BC9"/>
    <w:rsid w:val="00E64C61"/>
    <w:rsid w:val="00E652FB"/>
    <w:rsid w:val="00E6533E"/>
    <w:rsid w:val="00E65370"/>
    <w:rsid w:val="00E65377"/>
    <w:rsid w:val="00E6545C"/>
    <w:rsid w:val="00E65A81"/>
    <w:rsid w:val="00E65B5E"/>
    <w:rsid w:val="00E65F5F"/>
    <w:rsid w:val="00E6601C"/>
    <w:rsid w:val="00E660D5"/>
    <w:rsid w:val="00E66144"/>
    <w:rsid w:val="00E66687"/>
    <w:rsid w:val="00E666DC"/>
    <w:rsid w:val="00E66AD1"/>
    <w:rsid w:val="00E66D72"/>
    <w:rsid w:val="00E6705F"/>
    <w:rsid w:val="00E673A7"/>
    <w:rsid w:val="00E67448"/>
    <w:rsid w:val="00E674F9"/>
    <w:rsid w:val="00E677DF"/>
    <w:rsid w:val="00E67B9B"/>
    <w:rsid w:val="00E67C67"/>
    <w:rsid w:val="00E67C9D"/>
    <w:rsid w:val="00E67EF8"/>
    <w:rsid w:val="00E7037A"/>
    <w:rsid w:val="00E70A95"/>
    <w:rsid w:val="00E70BBE"/>
    <w:rsid w:val="00E70DFB"/>
    <w:rsid w:val="00E7133D"/>
    <w:rsid w:val="00E715DF"/>
    <w:rsid w:val="00E717DD"/>
    <w:rsid w:val="00E719EA"/>
    <w:rsid w:val="00E71A51"/>
    <w:rsid w:val="00E71AE9"/>
    <w:rsid w:val="00E71B47"/>
    <w:rsid w:val="00E71C81"/>
    <w:rsid w:val="00E71DCE"/>
    <w:rsid w:val="00E71E91"/>
    <w:rsid w:val="00E71F8F"/>
    <w:rsid w:val="00E72175"/>
    <w:rsid w:val="00E72528"/>
    <w:rsid w:val="00E727E2"/>
    <w:rsid w:val="00E73167"/>
    <w:rsid w:val="00E73333"/>
    <w:rsid w:val="00E733E0"/>
    <w:rsid w:val="00E7347B"/>
    <w:rsid w:val="00E737D2"/>
    <w:rsid w:val="00E7391C"/>
    <w:rsid w:val="00E7391D"/>
    <w:rsid w:val="00E739E9"/>
    <w:rsid w:val="00E73F97"/>
    <w:rsid w:val="00E7411D"/>
    <w:rsid w:val="00E7412A"/>
    <w:rsid w:val="00E74481"/>
    <w:rsid w:val="00E74873"/>
    <w:rsid w:val="00E74907"/>
    <w:rsid w:val="00E749AA"/>
    <w:rsid w:val="00E74ADC"/>
    <w:rsid w:val="00E74E4E"/>
    <w:rsid w:val="00E7568F"/>
    <w:rsid w:val="00E75859"/>
    <w:rsid w:val="00E75ED9"/>
    <w:rsid w:val="00E75F60"/>
    <w:rsid w:val="00E7607B"/>
    <w:rsid w:val="00E762A1"/>
    <w:rsid w:val="00E7630D"/>
    <w:rsid w:val="00E76312"/>
    <w:rsid w:val="00E76581"/>
    <w:rsid w:val="00E766B9"/>
    <w:rsid w:val="00E76847"/>
    <w:rsid w:val="00E76A55"/>
    <w:rsid w:val="00E76AFB"/>
    <w:rsid w:val="00E76B05"/>
    <w:rsid w:val="00E76D54"/>
    <w:rsid w:val="00E77347"/>
    <w:rsid w:val="00E77386"/>
    <w:rsid w:val="00E773DD"/>
    <w:rsid w:val="00E77678"/>
    <w:rsid w:val="00E779FB"/>
    <w:rsid w:val="00E77CE0"/>
    <w:rsid w:val="00E77E87"/>
    <w:rsid w:val="00E8037F"/>
    <w:rsid w:val="00E80706"/>
    <w:rsid w:val="00E80792"/>
    <w:rsid w:val="00E80C04"/>
    <w:rsid w:val="00E80D62"/>
    <w:rsid w:val="00E80E28"/>
    <w:rsid w:val="00E81343"/>
    <w:rsid w:val="00E815D3"/>
    <w:rsid w:val="00E816FD"/>
    <w:rsid w:val="00E81794"/>
    <w:rsid w:val="00E8197B"/>
    <w:rsid w:val="00E81A45"/>
    <w:rsid w:val="00E81B84"/>
    <w:rsid w:val="00E81CC6"/>
    <w:rsid w:val="00E81F38"/>
    <w:rsid w:val="00E81F41"/>
    <w:rsid w:val="00E82127"/>
    <w:rsid w:val="00E82274"/>
    <w:rsid w:val="00E8238E"/>
    <w:rsid w:val="00E82BA6"/>
    <w:rsid w:val="00E82BF0"/>
    <w:rsid w:val="00E82C82"/>
    <w:rsid w:val="00E82ECF"/>
    <w:rsid w:val="00E82EEE"/>
    <w:rsid w:val="00E82EFF"/>
    <w:rsid w:val="00E82FFE"/>
    <w:rsid w:val="00E83117"/>
    <w:rsid w:val="00E83357"/>
    <w:rsid w:val="00E83468"/>
    <w:rsid w:val="00E835E4"/>
    <w:rsid w:val="00E8368B"/>
    <w:rsid w:val="00E8370A"/>
    <w:rsid w:val="00E838C4"/>
    <w:rsid w:val="00E83A51"/>
    <w:rsid w:val="00E83C47"/>
    <w:rsid w:val="00E83D6C"/>
    <w:rsid w:val="00E83DCE"/>
    <w:rsid w:val="00E840AD"/>
    <w:rsid w:val="00E8416E"/>
    <w:rsid w:val="00E842DB"/>
    <w:rsid w:val="00E843C8"/>
    <w:rsid w:val="00E8443F"/>
    <w:rsid w:val="00E84468"/>
    <w:rsid w:val="00E8454E"/>
    <w:rsid w:val="00E84AAE"/>
    <w:rsid w:val="00E84D28"/>
    <w:rsid w:val="00E84D95"/>
    <w:rsid w:val="00E84E92"/>
    <w:rsid w:val="00E84F80"/>
    <w:rsid w:val="00E850A2"/>
    <w:rsid w:val="00E85241"/>
    <w:rsid w:val="00E85247"/>
    <w:rsid w:val="00E85369"/>
    <w:rsid w:val="00E853B5"/>
    <w:rsid w:val="00E854C2"/>
    <w:rsid w:val="00E85B0C"/>
    <w:rsid w:val="00E85E33"/>
    <w:rsid w:val="00E866AB"/>
    <w:rsid w:val="00E87220"/>
    <w:rsid w:val="00E87481"/>
    <w:rsid w:val="00E8793E"/>
    <w:rsid w:val="00E87A16"/>
    <w:rsid w:val="00E9010E"/>
    <w:rsid w:val="00E90504"/>
    <w:rsid w:val="00E90754"/>
    <w:rsid w:val="00E90A6C"/>
    <w:rsid w:val="00E90BAB"/>
    <w:rsid w:val="00E90CAD"/>
    <w:rsid w:val="00E90DE8"/>
    <w:rsid w:val="00E90E25"/>
    <w:rsid w:val="00E90E26"/>
    <w:rsid w:val="00E919C1"/>
    <w:rsid w:val="00E91BA3"/>
    <w:rsid w:val="00E91D5E"/>
    <w:rsid w:val="00E91ED0"/>
    <w:rsid w:val="00E921A7"/>
    <w:rsid w:val="00E9232C"/>
    <w:rsid w:val="00E924D3"/>
    <w:rsid w:val="00E92569"/>
    <w:rsid w:val="00E92647"/>
    <w:rsid w:val="00E92AEA"/>
    <w:rsid w:val="00E92E24"/>
    <w:rsid w:val="00E92F9A"/>
    <w:rsid w:val="00E93423"/>
    <w:rsid w:val="00E936E8"/>
    <w:rsid w:val="00E93829"/>
    <w:rsid w:val="00E93B5B"/>
    <w:rsid w:val="00E93D72"/>
    <w:rsid w:val="00E93E08"/>
    <w:rsid w:val="00E93E76"/>
    <w:rsid w:val="00E93EB1"/>
    <w:rsid w:val="00E93FB5"/>
    <w:rsid w:val="00E9442F"/>
    <w:rsid w:val="00E94455"/>
    <w:rsid w:val="00E945F0"/>
    <w:rsid w:val="00E9473E"/>
    <w:rsid w:val="00E94849"/>
    <w:rsid w:val="00E94A38"/>
    <w:rsid w:val="00E94DB4"/>
    <w:rsid w:val="00E950B4"/>
    <w:rsid w:val="00E9532D"/>
    <w:rsid w:val="00E9534C"/>
    <w:rsid w:val="00E9550F"/>
    <w:rsid w:val="00E95946"/>
    <w:rsid w:val="00E95BFB"/>
    <w:rsid w:val="00E95DA5"/>
    <w:rsid w:val="00E95FD5"/>
    <w:rsid w:val="00E9653A"/>
    <w:rsid w:val="00E96673"/>
    <w:rsid w:val="00E96735"/>
    <w:rsid w:val="00E967D2"/>
    <w:rsid w:val="00E96836"/>
    <w:rsid w:val="00E96973"/>
    <w:rsid w:val="00E96B6A"/>
    <w:rsid w:val="00E97132"/>
    <w:rsid w:val="00E971DC"/>
    <w:rsid w:val="00E97410"/>
    <w:rsid w:val="00E976C1"/>
    <w:rsid w:val="00E9778D"/>
    <w:rsid w:val="00E97979"/>
    <w:rsid w:val="00E97B5C"/>
    <w:rsid w:val="00E97E09"/>
    <w:rsid w:val="00E97F66"/>
    <w:rsid w:val="00EA0002"/>
    <w:rsid w:val="00EA0182"/>
    <w:rsid w:val="00EA08D9"/>
    <w:rsid w:val="00EA0A24"/>
    <w:rsid w:val="00EA0BC0"/>
    <w:rsid w:val="00EA0BF0"/>
    <w:rsid w:val="00EA0CD0"/>
    <w:rsid w:val="00EA0EC7"/>
    <w:rsid w:val="00EA0FDE"/>
    <w:rsid w:val="00EA10E0"/>
    <w:rsid w:val="00EA10F9"/>
    <w:rsid w:val="00EA10FC"/>
    <w:rsid w:val="00EA1838"/>
    <w:rsid w:val="00EA1A5B"/>
    <w:rsid w:val="00EA1A89"/>
    <w:rsid w:val="00EA1DD5"/>
    <w:rsid w:val="00EA1E53"/>
    <w:rsid w:val="00EA22B5"/>
    <w:rsid w:val="00EA2357"/>
    <w:rsid w:val="00EA23AB"/>
    <w:rsid w:val="00EA25CD"/>
    <w:rsid w:val="00EA2871"/>
    <w:rsid w:val="00EA29B2"/>
    <w:rsid w:val="00EA2C1F"/>
    <w:rsid w:val="00EA2F0E"/>
    <w:rsid w:val="00EA32EC"/>
    <w:rsid w:val="00EA33BE"/>
    <w:rsid w:val="00EA3449"/>
    <w:rsid w:val="00EA3630"/>
    <w:rsid w:val="00EA37FB"/>
    <w:rsid w:val="00EA3AAF"/>
    <w:rsid w:val="00EA3CA4"/>
    <w:rsid w:val="00EA42A9"/>
    <w:rsid w:val="00EA4362"/>
    <w:rsid w:val="00EA43D8"/>
    <w:rsid w:val="00EA441D"/>
    <w:rsid w:val="00EA443F"/>
    <w:rsid w:val="00EA4E05"/>
    <w:rsid w:val="00EA4F5F"/>
    <w:rsid w:val="00EA51D6"/>
    <w:rsid w:val="00EA532D"/>
    <w:rsid w:val="00EA54CE"/>
    <w:rsid w:val="00EA54DF"/>
    <w:rsid w:val="00EA5621"/>
    <w:rsid w:val="00EA59A0"/>
    <w:rsid w:val="00EA5B3B"/>
    <w:rsid w:val="00EA5CFC"/>
    <w:rsid w:val="00EA5E28"/>
    <w:rsid w:val="00EA5E4C"/>
    <w:rsid w:val="00EA5E76"/>
    <w:rsid w:val="00EA5FAD"/>
    <w:rsid w:val="00EA607D"/>
    <w:rsid w:val="00EA65A1"/>
    <w:rsid w:val="00EA65AB"/>
    <w:rsid w:val="00EA668E"/>
    <w:rsid w:val="00EA6756"/>
    <w:rsid w:val="00EA6A44"/>
    <w:rsid w:val="00EA6C19"/>
    <w:rsid w:val="00EA6D40"/>
    <w:rsid w:val="00EA6E09"/>
    <w:rsid w:val="00EA70B1"/>
    <w:rsid w:val="00EA71AE"/>
    <w:rsid w:val="00EA7333"/>
    <w:rsid w:val="00EA7591"/>
    <w:rsid w:val="00EA764E"/>
    <w:rsid w:val="00EA77D7"/>
    <w:rsid w:val="00EA7948"/>
    <w:rsid w:val="00EA7953"/>
    <w:rsid w:val="00EA7A91"/>
    <w:rsid w:val="00EA7AD6"/>
    <w:rsid w:val="00EA7B45"/>
    <w:rsid w:val="00EA7F60"/>
    <w:rsid w:val="00EB0165"/>
    <w:rsid w:val="00EB06A4"/>
    <w:rsid w:val="00EB07C6"/>
    <w:rsid w:val="00EB082E"/>
    <w:rsid w:val="00EB0B50"/>
    <w:rsid w:val="00EB0D34"/>
    <w:rsid w:val="00EB0D5A"/>
    <w:rsid w:val="00EB1059"/>
    <w:rsid w:val="00EB11FB"/>
    <w:rsid w:val="00EB13BB"/>
    <w:rsid w:val="00EB16EB"/>
    <w:rsid w:val="00EB1714"/>
    <w:rsid w:val="00EB2088"/>
    <w:rsid w:val="00EB21F8"/>
    <w:rsid w:val="00EB2216"/>
    <w:rsid w:val="00EB2398"/>
    <w:rsid w:val="00EB24C4"/>
    <w:rsid w:val="00EB255B"/>
    <w:rsid w:val="00EB2AC0"/>
    <w:rsid w:val="00EB2B0D"/>
    <w:rsid w:val="00EB2C00"/>
    <w:rsid w:val="00EB2C29"/>
    <w:rsid w:val="00EB2E0D"/>
    <w:rsid w:val="00EB3243"/>
    <w:rsid w:val="00EB337A"/>
    <w:rsid w:val="00EB38A2"/>
    <w:rsid w:val="00EB3A65"/>
    <w:rsid w:val="00EB3B5C"/>
    <w:rsid w:val="00EB3BFB"/>
    <w:rsid w:val="00EB3CC1"/>
    <w:rsid w:val="00EB3DB3"/>
    <w:rsid w:val="00EB3E71"/>
    <w:rsid w:val="00EB4182"/>
    <w:rsid w:val="00EB439B"/>
    <w:rsid w:val="00EB43F0"/>
    <w:rsid w:val="00EB44F1"/>
    <w:rsid w:val="00EB48B1"/>
    <w:rsid w:val="00EB490E"/>
    <w:rsid w:val="00EB4CC0"/>
    <w:rsid w:val="00EB5158"/>
    <w:rsid w:val="00EB55C7"/>
    <w:rsid w:val="00EB55F1"/>
    <w:rsid w:val="00EB57C6"/>
    <w:rsid w:val="00EB5C74"/>
    <w:rsid w:val="00EB5CF0"/>
    <w:rsid w:val="00EB5FB4"/>
    <w:rsid w:val="00EB61F1"/>
    <w:rsid w:val="00EB62AB"/>
    <w:rsid w:val="00EB6523"/>
    <w:rsid w:val="00EB6646"/>
    <w:rsid w:val="00EB6658"/>
    <w:rsid w:val="00EB6765"/>
    <w:rsid w:val="00EB68C7"/>
    <w:rsid w:val="00EB6A1C"/>
    <w:rsid w:val="00EB6A49"/>
    <w:rsid w:val="00EB6AC2"/>
    <w:rsid w:val="00EB6B83"/>
    <w:rsid w:val="00EB6C64"/>
    <w:rsid w:val="00EB7319"/>
    <w:rsid w:val="00EB7387"/>
    <w:rsid w:val="00EB73F4"/>
    <w:rsid w:val="00EB75D3"/>
    <w:rsid w:val="00EB790F"/>
    <w:rsid w:val="00EB7942"/>
    <w:rsid w:val="00EB7F14"/>
    <w:rsid w:val="00EC003F"/>
    <w:rsid w:val="00EC035A"/>
    <w:rsid w:val="00EC042A"/>
    <w:rsid w:val="00EC0508"/>
    <w:rsid w:val="00EC063A"/>
    <w:rsid w:val="00EC0755"/>
    <w:rsid w:val="00EC08BD"/>
    <w:rsid w:val="00EC099F"/>
    <w:rsid w:val="00EC0AFB"/>
    <w:rsid w:val="00EC0B46"/>
    <w:rsid w:val="00EC0C19"/>
    <w:rsid w:val="00EC0C8F"/>
    <w:rsid w:val="00EC0CA8"/>
    <w:rsid w:val="00EC0F30"/>
    <w:rsid w:val="00EC1500"/>
    <w:rsid w:val="00EC1947"/>
    <w:rsid w:val="00EC1F6A"/>
    <w:rsid w:val="00EC200E"/>
    <w:rsid w:val="00EC23D9"/>
    <w:rsid w:val="00EC262E"/>
    <w:rsid w:val="00EC27E0"/>
    <w:rsid w:val="00EC2C2F"/>
    <w:rsid w:val="00EC2CB8"/>
    <w:rsid w:val="00EC2ECD"/>
    <w:rsid w:val="00EC318C"/>
    <w:rsid w:val="00EC3298"/>
    <w:rsid w:val="00EC360C"/>
    <w:rsid w:val="00EC36B0"/>
    <w:rsid w:val="00EC380E"/>
    <w:rsid w:val="00EC3821"/>
    <w:rsid w:val="00EC399F"/>
    <w:rsid w:val="00EC39A3"/>
    <w:rsid w:val="00EC3B3C"/>
    <w:rsid w:val="00EC3BA4"/>
    <w:rsid w:val="00EC4297"/>
    <w:rsid w:val="00EC4375"/>
    <w:rsid w:val="00EC43B6"/>
    <w:rsid w:val="00EC47F0"/>
    <w:rsid w:val="00EC4837"/>
    <w:rsid w:val="00EC498D"/>
    <w:rsid w:val="00EC49EA"/>
    <w:rsid w:val="00EC4A78"/>
    <w:rsid w:val="00EC4AD0"/>
    <w:rsid w:val="00EC4AF6"/>
    <w:rsid w:val="00EC4E6B"/>
    <w:rsid w:val="00EC4EB2"/>
    <w:rsid w:val="00EC51CC"/>
    <w:rsid w:val="00EC52C5"/>
    <w:rsid w:val="00EC55BB"/>
    <w:rsid w:val="00EC563F"/>
    <w:rsid w:val="00EC56AF"/>
    <w:rsid w:val="00EC57E6"/>
    <w:rsid w:val="00EC585F"/>
    <w:rsid w:val="00EC5A29"/>
    <w:rsid w:val="00EC5A5D"/>
    <w:rsid w:val="00EC5ADC"/>
    <w:rsid w:val="00EC5B27"/>
    <w:rsid w:val="00EC5C70"/>
    <w:rsid w:val="00EC5D15"/>
    <w:rsid w:val="00EC5E04"/>
    <w:rsid w:val="00EC611E"/>
    <w:rsid w:val="00EC6150"/>
    <w:rsid w:val="00EC6185"/>
    <w:rsid w:val="00EC61A1"/>
    <w:rsid w:val="00EC625B"/>
    <w:rsid w:val="00EC6359"/>
    <w:rsid w:val="00EC6895"/>
    <w:rsid w:val="00EC6FBC"/>
    <w:rsid w:val="00EC70F6"/>
    <w:rsid w:val="00EC7213"/>
    <w:rsid w:val="00EC72B9"/>
    <w:rsid w:val="00EC75A0"/>
    <w:rsid w:val="00EC7858"/>
    <w:rsid w:val="00EC794E"/>
    <w:rsid w:val="00EC7D2E"/>
    <w:rsid w:val="00EC7D5E"/>
    <w:rsid w:val="00EC7ED1"/>
    <w:rsid w:val="00ED0017"/>
    <w:rsid w:val="00ED001B"/>
    <w:rsid w:val="00ED0134"/>
    <w:rsid w:val="00ED0393"/>
    <w:rsid w:val="00ED06AF"/>
    <w:rsid w:val="00ED0717"/>
    <w:rsid w:val="00ED071A"/>
    <w:rsid w:val="00ED0B55"/>
    <w:rsid w:val="00ED0D1A"/>
    <w:rsid w:val="00ED0EDA"/>
    <w:rsid w:val="00ED0FC7"/>
    <w:rsid w:val="00ED12CE"/>
    <w:rsid w:val="00ED1466"/>
    <w:rsid w:val="00ED18DC"/>
    <w:rsid w:val="00ED1C6B"/>
    <w:rsid w:val="00ED1D40"/>
    <w:rsid w:val="00ED1E1F"/>
    <w:rsid w:val="00ED2478"/>
    <w:rsid w:val="00ED24B9"/>
    <w:rsid w:val="00ED2693"/>
    <w:rsid w:val="00ED28C2"/>
    <w:rsid w:val="00ED298F"/>
    <w:rsid w:val="00ED3372"/>
    <w:rsid w:val="00ED347C"/>
    <w:rsid w:val="00ED35BC"/>
    <w:rsid w:val="00ED3626"/>
    <w:rsid w:val="00ED3837"/>
    <w:rsid w:val="00ED3CFB"/>
    <w:rsid w:val="00ED4145"/>
    <w:rsid w:val="00ED42BE"/>
    <w:rsid w:val="00ED4448"/>
    <w:rsid w:val="00ED4B4E"/>
    <w:rsid w:val="00ED4E4C"/>
    <w:rsid w:val="00ED5213"/>
    <w:rsid w:val="00ED543B"/>
    <w:rsid w:val="00ED56CA"/>
    <w:rsid w:val="00ED5904"/>
    <w:rsid w:val="00ED5C3D"/>
    <w:rsid w:val="00ED5C84"/>
    <w:rsid w:val="00ED5D2D"/>
    <w:rsid w:val="00ED5D8C"/>
    <w:rsid w:val="00ED5F24"/>
    <w:rsid w:val="00ED6434"/>
    <w:rsid w:val="00ED64D1"/>
    <w:rsid w:val="00ED6602"/>
    <w:rsid w:val="00ED6763"/>
    <w:rsid w:val="00ED6A1D"/>
    <w:rsid w:val="00ED6D13"/>
    <w:rsid w:val="00ED6F61"/>
    <w:rsid w:val="00ED7562"/>
    <w:rsid w:val="00ED75FB"/>
    <w:rsid w:val="00ED76A0"/>
    <w:rsid w:val="00ED792E"/>
    <w:rsid w:val="00ED7975"/>
    <w:rsid w:val="00ED7D40"/>
    <w:rsid w:val="00EE0183"/>
    <w:rsid w:val="00EE01C2"/>
    <w:rsid w:val="00EE05BE"/>
    <w:rsid w:val="00EE0A5F"/>
    <w:rsid w:val="00EE0B30"/>
    <w:rsid w:val="00EE0B4E"/>
    <w:rsid w:val="00EE0D15"/>
    <w:rsid w:val="00EE0D67"/>
    <w:rsid w:val="00EE0F40"/>
    <w:rsid w:val="00EE0FF6"/>
    <w:rsid w:val="00EE13A3"/>
    <w:rsid w:val="00EE1665"/>
    <w:rsid w:val="00EE16D9"/>
    <w:rsid w:val="00EE1855"/>
    <w:rsid w:val="00EE1946"/>
    <w:rsid w:val="00EE19A4"/>
    <w:rsid w:val="00EE1DD8"/>
    <w:rsid w:val="00EE1E76"/>
    <w:rsid w:val="00EE1FE5"/>
    <w:rsid w:val="00EE2138"/>
    <w:rsid w:val="00EE218C"/>
    <w:rsid w:val="00EE21D4"/>
    <w:rsid w:val="00EE22A7"/>
    <w:rsid w:val="00EE234C"/>
    <w:rsid w:val="00EE24C4"/>
    <w:rsid w:val="00EE270C"/>
    <w:rsid w:val="00EE2ACF"/>
    <w:rsid w:val="00EE2B17"/>
    <w:rsid w:val="00EE2C2E"/>
    <w:rsid w:val="00EE2DA9"/>
    <w:rsid w:val="00EE2FF4"/>
    <w:rsid w:val="00EE30D5"/>
    <w:rsid w:val="00EE3127"/>
    <w:rsid w:val="00EE34A4"/>
    <w:rsid w:val="00EE387D"/>
    <w:rsid w:val="00EE3900"/>
    <w:rsid w:val="00EE398C"/>
    <w:rsid w:val="00EE3A11"/>
    <w:rsid w:val="00EE3A47"/>
    <w:rsid w:val="00EE3FAF"/>
    <w:rsid w:val="00EE4270"/>
    <w:rsid w:val="00EE42E8"/>
    <w:rsid w:val="00EE481A"/>
    <w:rsid w:val="00EE48CC"/>
    <w:rsid w:val="00EE4E93"/>
    <w:rsid w:val="00EE4F46"/>
    <w:rsid w:val="00EE53EC"/>
    <w:rsid w:val="00EE5435"/>
    <w:rsid w:val="00EE5689"/>
    <w:rsid w:val="00EE57E0"/>
    <w:rsid w:val="00EE57FC"/>
    <w:rsid w:val="00EE5801"/>
    <w:rsid w:val="00EE5879"/>
    <w:rsid w:val="00EE58EC"/>
    <w:rsid w:val="00EE5F01"/>
    <w:rsid w:val="00EE610E"/>
    <w:rsid w:val="00EE64C5"/>
    <w:rsid w:val="00EE676C"/>
    <w:rsid w:val="00EE6907"/>
    <w:rsid w:val="00EE6AB0"/>
    <w:rsid w:val="00EE6C8D"/>
    <w:rsid w:val="00EE6D00"/>
    <w:rsid w:val="00EE6F41"/>
    <w:rsid w:val="00EE7199"/>
    <w:rsid w:val="00EE72B9"/>
    <w:rsid w:val="00EE75C1"/>
    <w:rsid w:val="00EE7A06"/>
    <w:rsid w:val="00EE7A6B"/>
    <w:rsid w:val="00EE7BE8"/>
    <w:rsid w:val="00EE7D4B"/>
    <w:rsid w:val="00EE7EE1"/>
    <w:rsid w:val="00EE7F75"/>
    <w:rsid w:val="00EF0265"/>
    <w:rsid w:val="00EF038A"/>
    <w:rsid w:val="00EF079B"/>
    <w:rsid w:val="00EF0B20"/>
    <w:rsid w:val="00EF0C0A"/>
    <w:rsid w:val="00EF0CA9"/>
    <w:rsid w:val="00EF0E0D"/>
    <w:rsid w:val="00EF13EC"/>
    <w:rsid w:val="00EF14FA"/>
    <w:rsid w:val="00EF1589"/>
    <w:rsid w:val="00EF1807"/>
    <w:rsid w:val="00EF1B49"/>
    <w:rsid w:val="00EF1B57"/>
    <w:rsid w:val="00EF1D40"/>
    <w:rsid w:val="00EF1F5A"/>
    <w:rsid w:val="00EF1FBD"/>
    <w:rsid w:val="00EF226C"/>
    <w:rsid w:val="00EF27D5"/>
    <w:rsid w:val="00EF29D6"/>
    <w:rsid w:val="00EF2DC0"/>
    <w:rsid w:val="00EF3205"/>
    <w:rsid w:val="00EF3225"/>
    <w:rsid w:val="00EF3679"/>
    <w:rsid w:val="00EF395E"/>
    <w:rsid w:val="00EF3BEA"/>
    <w:rsid w:val="00EF3E42"/>
    <w:rsid w:val="00EF3EB8"/>
    <w:rsid w:val="00EF3F89"/>
    <w:rsid w:val="00EF40F0"/>
    <w:rsid w:val="00EF4353"/>
    <w:rsid w:val="00EF4A29"/>
    <w:rsid w:val="00EF4B43"/>
    <w:rsid w:val="00EF4BEB"/>
    <w:rsid w:val="00EF4FC9"/>
    <w:rsid w:val="00EF549A"/>
    <w:rsid w:val="00EF5648"/>
    <w:rsid w:val="00EF59A2"/>
    <w:rsid w:val="00EF5ACA"/>
    <w:rsid w:val="00EF5DEB"/>
    <w:rsid w:val="00EF612A"/>
    <w:rsid w:val="00EF63D7"/>
    <w:rsid w:val="00EF6469"/>
    <w:rsid w:val="00EF649D"/>
    <w:rsid w:val="00EF66A0"/>
    <w:rsid w:val="00EF6A57"/>
    <w:rsid w:val="00EF6AE9"/>
    <w:rsid w:val="00EF6C82"/>
    <w:rsid w:val="00EF6F97"/>
    <w:rsid w:val="00EF7266"/>
    <w:rsid w:val="00EF729E"/>
    <w:rsid w:val="00EF7300"/>
    <w:rsid w:val="00EF735A"/>
    <w:rsid w:val="00EF7479"/>
    <w:rsid w:val="00EF74A8"/>
    <w:rsid w:val="00EF76B8"/>
    <w:rsid w:val="00EF76F2"/>
    <w:rsid w:val="00EF78A9"/>
    <w:rsid w:val="00EF795C"/>
    <w:rsid w:val="00EF7AD1"/>
    <w:rsid w:val="00EF7FC1"/>
    <w:rsid w:val="00F0039C"/>
    <w:rsid w:val="00F00832"/>
    <w:rsid w:val="00F0089C"/>
    <w:rsid w:val="00F0091E"/>
    <w:rsid w:val="00F0092A"/>
    <w:rsid w:val="00F00DC1"/>
    <w:rsid w:val="00F00FBF"/>
    <w:rsid w:val="00F013C2"/>
    <w:rsid w:val="00F0144E"/>
    <w:rsid w:val="00F01478"/>
    <w:rsid w:val="00F014A5"/>
    <w:rsid w:val="00F014AB"/>
    <w:rsid w:val="00F015C2"/>
    <w:rsid w:val="00F01BC0"/>
    <w:rsid w:val="00F01FB2"/>
    <w:rsid w:val="00F0211C"/>
    <w:rsid w:val="00F0221F"/>
    <w:rsid w:val="00F0238F"/>
    <w:rsid w:val="00F02413"/>
    <w:rsid w:val="00F02420"/>
    <w:rsid w:val="00F025BA"/>
    <w:rsid w:val="00F02685"/>
    <w:rsid w:val="00F02B13"/>
    <w:rsid w:val="00F02BFC"/>
    <w:rsid w:val="00F02D0A"/>
    <w:rsid w:val="00F02EC4"/>
    <w:rsid w:val="00F03169"/>
    <w:rsid w:val="00F034F3"/>
    <w:rsid w:val="00F03A86"/>
    <w:rsid w:val="00F03BA5"/>
    <w:rsid w:val="00F03EDA"/>
    <w:rsid w:val="00F04A24"/>
    <w:rsid w:val="00F04BC7"/>
    <w:rsid w:val="00F04ECC"/>
    <w:rsid w:val="00F054D9"/>
    <w:rsid w:val="00F05692"/>
    <w:rsid w:val="00F0583B"/>
    <w:rsid w:val="00F05BC8"/>
    <w:rsid w:val="00F05D22"/>
    <w:rsid w:val="00F05F37"/>
    <w:rsid w:val="00F06524"/>
    <w:rsid w:val="00F06ABD"/>
    <w:rsid w:val="00F06CAD"/>
    <w:rsid w:val="00F06EE5"/>
    <w:rsid w:val="00F06FCC"/>
    <w:rsid w:val="00F071DC"/>
    <w:rsid w:val="00F07661"/>
    <w:rsid w:val="00F076B6"/>
    <w:rsid w:val="00F078B6"/>
    <w:rsid w:val="00F078CF"/>
    <w:rsid w:val="00F07AD2"/>
    <w:rsid w:val="00F07DA0"/>
    <w:rsid w:val="00F07F53"/>
    <w:rsid w:val="00F07F5D"/>
    <w:rsid w:val="00F100EE"/>
    <w:rsid w:val="00F10118"/>
    <w:rsid w:val="00F10188"/>
    <w:rsid w:val="00F103F3"/>
    <w:rsid w:val="00F104C3"/>
    <w:rsid w:val="00F104FD"/>
    <w:rsid w:val="00F108B7"/>
    <w:rsid w:val="00F108CE"/>
    <w:rsid w:val="00F10A2D"/>
    <w:rsid w:val="00F10B51"/>
    <w:rsid w:val="00F10BAC"/>
    <w:rsid w:val="00F10ECC"/>
    <w:rsid w:val="00F10FA5"/>
    <w:rsid w:val="00F10FE8"/>
    <w:rsid w:val="00F1114F"/>
    <w:rsid w:val="00F11220"/>
    <w:rsid w:val="00F11574"/>
    <w:rsid w:val="00F11579"/>
    <w:rsid w:val="00F117B8"/>
    <w:rsid w:val="00F117BF"/>
    <w:rsid w:val="00F118B5"/>
    <w:rsid w:val="00F11B10"/>
    <w:rsid w:val="00F11B92"/>
    <w:rsid w:val="00F11D36"/>
    <w:rsid w:val="00F11E81"/>
    <w:rsid w:val="00F12104"/>
    <w:rsid w:val="00F12156"/>
    <w:rsid w:val="00F1222E"/>
    <w:rsid w:val="00F123B8"/>
    <w:rsid w:val="00F126C8"/>
    <w:rsid w:val="00F1286E"/>
    <w:rsid w:val="00F12957"/>
    <w:rsid w:val="00F12A04"/>
    <w:rsid w:val="00F12A84"/>
    <w:rsid w:val="00F12B93"/>
    <w:rsid w:val="00F12F2D"/>
    <w:rsid w:val="00F13025"/>
    <w:rsid w:val="00F13210"/>
    <w:rsid w:val="00F13459"/>
    <w:rsid w:val="00F1348D"/>
    <w:rsid w:val="00F135C2"/>
    <w:rsid w:val="00F13604"/>
    <w:rsid w:val="00F13685"/>
    <w:rsid w:val="00F13849"/>
    <w:rsid w:val="00F13B51"/>
    <w:rsid w:val="00F13E57"/>
    <w:rsid w:val="00F142BF"/>
    <w:rsid w:val="00F144AC"/>
    <w:rsid w:val="00F147CF"/>
    <w:rsid w:val="00F148D8"/>
    <w:rsid w:val="00F14934"/>
    <w:rsid w:val="00F14AA9"/>
    <w:rsid w:val="00F14B75"/>
    <w:rsid w:val="00F14BA4"/>
    <w:rsid w:val="00F150E3"/>
    <w:rsid w:val="00F158D0"/>
    <w:rsid w:val="00F1598C"/>
    <w:rsid w:val="00F15E7A"/>
    <w:rsid w:val="00F160E9"/>
    <w:rsid w:val="00F166BD"/>
    <w:rsid w:val="00F1674F"/>
    <w:rsid w:val="00F168B9"/>
    <w:rsid w:val="00F16C38"/>
    <w:rsid w:val="00F16D22"/>
    <w:rsid w:val="00F16D83"/>
    <w:rsid w:val="00F16F3B"/>
    <w:rsid w:val="00F171EC"/>
    <w:rsid w:val="00F173CE"/>
    <w:rsid w:val="00F178A5"/>
    <w:rsid w:val="00F17913"/>
    <w:rsid w:val="00F17AEA"/>
    <w:rsid w:val="00F17BAA"/>
    <w:rsid w:val="00F17CD1"/>
    <w:rsid w:val="00F17DD2"/>
    <w:rsid w:val="00F202C0"/>
    <w:rsid w:val="00F203C8"/>
    <w:rsid w:val="00F20539"/>
    <w:rsid w:val="00F20562"/>
    <w:rsid w:val="00F20744"/>
    <w:rsid w:val="00F2075C"/>
    <w:rsid w:val="00F20A1A"/>
    <w:rsid w:val="00F20C80"/>
    <w:rsid w:val="00F20F06"/>
    <w:rsid w:val="00F21126"/>
    <w:rsid w:val="00F21847"/>
    <w:rsid w:val="00F21994"/>
    <w:rsid w:val="00F219D5"/>
    <w:rsid w:val="00F21A23"/>
    <w:rsid w:val="00F21A30"/>
    <w:rsid w:val="00F21B44"/>
    <w:rsid w:val="00F220C2"/>
    <w:rsid w:val="00F22130"/>
    <w:rsid w:val="00F221E7"/>
    <w:rsid w:val="00F2236D"/>
    <w:rsid w:val="00F2251E"/>
    <w:rsid w:val="00F22721"/>
    <w:rsid w:val="00F22762"/>
    <w:rsid w:val="00F228C2"/>
    <w:rsid w:val="00F22985"/>
    <w:rsid w:val="00F229F0"/>
    <w:rsid w:val="00F22A00"/>
    <w:rsid w:val="00F22BA8"/>
    <w:rsid w:val="00F22C75"/>
    <w:rsid w:val="00F22DC4"/>
    <w:rsid w:val="00F22E71"/>
    <w:rsid w:val="00F22ED6"/>
    <w:rsid w:val="00F23EFC"/>
    <w:rsid w:val="00F23F26"/>
    <w:rsid w:val="00F23FB4"/>
    <w:rsid w:val="00F246FA"/>
    <w:rsid w:val="00F2478D"/>
    <w:rsid w:val="00F248FD"/>
    <w:rsid w:val="00F24A76"/>
    <w:rsid w:val="00F24C15"/>
    <w:rsid w:val="00F25097"/>
    <w:rsid w:val="00F250BE"/>
    <w:rsid w:val="00F25148"/>
    <w:rsid w:val="00F2516D"/>
    <w:rsid w:val="00F25750"/>
    <w:rsid w:val="00F25A74"/>
    <w:rsid w:val="00F25E95"/>
    <w:rsid w:val="00F25E9F"/>
    <w:rsid w:val="00F25EDB"/>
    <w:rsid w:val="00F25FF3"/>
    <w:rsid w:val="00F26468"/>
    <w:rsid w:val="00F26593"/>
    <w:rsid w:val="00F268AB"/>
    <w:rsid w:val="00F26928"/>
    <w:rsid w:val="00F26D68"/>
    <w:rsid w:val="00F26E35"/>
    <w:rsid w:val="00F26ECA"/>
    <w:rsid w:val="00F2748E"/>
    <w:rsid w:val="00F2778B"/>
    <w:rsid w:val="00F27969"/>
    <w:rsid w:val="00F279EF"/>
    <w:rsid w:val="00F27D00"/>
    <w:rsid w:val="00F27D10"/>
    <w:rsid w:val="00F27FB0"/>
    <w:rsid w:val="00F305CE"/>
    <w:rsid w:val="00F30A51"/>
    <w:rsid w:val="00F30AD8"/>
    <w:rsid w:val="00F30C52"/>
    <w:rsid w:val="00F30D13"/>
    <w:rsid w:val="00F30EBA"/>
    <w:rsid w:val="00F311E2"/>
    <w:rsid w:val="00F312AF"/>
    <w:rsid w:val="00F31497"/>
    <w:rsid w:val="00F31529"/>
    <w:rsid w:val="00F31550"/>
    <w:rsid w:val="00F319F2"/>
    <w:rsid w:val="00F31C08"/>
    <w:rsid w:val="00F31C83"/>
    <w:rsid w:val="00F31DC3"/>
    <w:rsid w:val="00F31E20"/>
    <w:rsid w:val="00F32062"/>
    <w:rsid w:val="00F32099"/>
    <w:rsid w:val="00F320BF"/>
    <w:rsid w:val="00F321AF"/>
    <w:rsid w:val="00F3241D"/>
    <w:rsid w:val="00F32442"/>
    <w:rsid w:val="00F32535"/>
    <w:rsid w:val="00F32777"/>
    <w:rsid w:val="00F33123"/>
    <w:rsid w:val="00F331C6"/>
    <w:rsid w:val="00F33315"/>
    <w:rsid w:val="00F33330"/>
    <w:rsid w:val="00F33600"/>
    <w:rsid w:val="00F3398E"/>
    <w:rsid w:val="00F33A41"/>
    <w:rsid w:val="00F33A95"/>
    <w:rsid w:val="00F33BE8"/>
    <w:rsid w:val="00F33DEC"/>
    <w:rsid w:val="00F33E2C"/>
    <w:rsid w:val="00F33F0E"/>
    <w:rsid w:val="00F33F18"/>
    <w:rsid w:val="00F3406A"/>
    <w:rsid w:val="00F34201"/>
    <w:rsid w:val="00F34211"/>
    <w:rsid w:val="00F344D3"/>
    <w:rsid w:val="00F348D0"/>
    <w:rsid w:val="00F34A9C"/>
    <w:rsid w:val="00F34DE6"/>
    <w:rsid w:val="00F35102"/>
    <w:rsid w:val="00F35186"/>
    <w:rsid w:val="00F353D4"/>
    <w:rsid w:val="00F353E6"/>
    <w:rsid w:val="00F3545E"/>
    <w:rsid w:val="00F3586B"/>
    <w:rsid w:val="00F35870"/>
    <w:rsid w:val="00F3592D"/>
    <w:rsid w:val="00F35AB8"/>
    <w:rsid w:val="00F35ED6"/>
    <w:rsid w:val="00F35F36"/>
    <w:rsid w:val="00F36114"/>
    <w:rsid w:val="00F361F8"/>
    <w:rsid w:val="00F362C1"/>
    <w:rsid w:val="00F36903"/>
    <w:rsid w:val="00F36B36"/>
    <w:rsid w:val="00F37119"/>
    <w:rsid w:val="00F37435"/>
    <w:rsid w:val="00F375FB"/>
    <w:rsid w:val="00F37664"/>
    <w:rsid w:val="00F3766F"/>
    <w:rsid w:val="00F37689"/>
    <w:rsid w:val="00F37892"/>
    <w:rsid w:val="00F37903"/>
    <w:rsid w:val="00F37A8C"/>
    <w:rsid w:val="00F37D3D"/>
    <w:rsid w:val="00F37F1A"/>
    <w:rsid w:val="00F37F9C"/>
    <w:rsid w:val="00F40172"/>
    <w:rsid w:val="00F402B8"/>
    <w:rsid w:val="00F40423"/>
    <w:rsid w:val="00F40535"/>
    <w:rsid w:val="00F40652"/>
    <w:rsid w:val="00F407FE"/>
    <w:rsid w:val="00F409C5"/>
    <w:rsid w:val="00F40CAE"/>
    <w:rsid w:val="00F410DB"/>
    <w:rsid w:val="00F41349"/>
    <w:rsid w:val="00F41719"/>
    <w:rsid w:val="00F41846"/>
    <w:rsid w:val="00F41928"/>
    <w:rsid w:val="00F41C57"/>
    <w:rsid w:val="00F41D04"/>
    <w:rsid w:val="00F42268"/>
    <w:rsid w:val="00F42296"/>
    <w:rsid w:val="00F425B4"/>
    <w:rsid w:val="00F42714"/>
    <w:rsid w:val="00F4277D"/>
    <w:rsid w:val="00F428A9"/>
    <w:rsid w:val="00F42C24"/>
    <w:rsid w:val="00F42DEB"/>
    <w:rsid w:val="00F431DA"/>
    <w:rsid w:val="00F434F1"/>
    <w:rsid w:val="00F4360C"/>
    <w:rsid w:val="00F43A0B"/>
    <w:rsid w:val="00F43D52"/>
    <w:rsid w:val="00F44059"/>
    <w:rsid w:val="00F4418C"/>
    <w:rsid w:val="00F442A7"/>
    <w:rsid w:val="00F44357"/>
    <w:rsid w:val="00F444B4"/>
    <w:rsid w:val="00F44582"/>
    <w:rsid w:val="00F44670"/>
    <w:rsid w:val="00F44A3B"/>
    <w:rsid w:val="00F44DE1"/>
    <w:rsid w:val="00F44EE8"/>
    <w:rsid w:val="00F4509B"/>
    <w:rsid w:val="00F45204"/>
    <w:rsid w:val="00F45232"/>
    <w:rsid w:val="00F452A0"/>
    <w:rsid w:val="00F454B6"/>
    <w:rsid w:val="00F4556A"/>
    <w:rsid w:val="00F45701"/>
    <w:rsid w:val="00F45902"/>
    <w:rsid w:val="00F45AD0"/>
    <w:rsid w:val="00F45DD0"/>
    <w:rsid w:val="00F45DF1"/>
    <w:rsid w:val="00F45EA0"/>
    <w:rsid w:val="00F460CE"/>
    <w:rsid w:val="00F464AD"/>
    <w:rsid w:val="00F465EC"/>
    <w:rsid w:val="00F46A77"/>
    <w:rsid w:val="00F46C80"/>
    <w:rsid w:val="00F46E3F"/>
    <w:rsid w:val="00F46EB4"/>
    <w:rsid w:val="00F47191"/>
    <w:rsid w:val="00F47265"/>
    <w:rsid w:val="00F47360"/>
    <w:rsid w:val="00F476FB"/>
    <w:rsid w:val="00F4774E"/>
    <w:rsid w:val="00F477E7"/>
    <w:rsid w:val="00F478C5"/>
    <w:rsid w:val="00F478D3"/>
    <w:rsid w:val="00F47993"/>
    <w:rsid w:val="00F47CF7"/>
    <w:rsid w:val="00F47D89"/>
    <w:rsid w:val="00F47DC5"/>
    <w:rsid w:val="00F47E9D"/>
    <w:rsid w:val="00F47EE4"/>
    <w:rsid w:val="00F500EA"/>
    <w:rsid w:val="00F50685"/>
    <w:rsid w:val="00F5074F"/>
    <w:rsid w:val="00F5077F"/>
    <w:rsid w:val="00F50840"/>
    <w:rsid w:val="00F50847"/>
    <w:rsid w:val="00F508CE"/>
    <w:rsid w:val="00F508E6"/>
    <w:rsid w:val="00F50E98"/>
    <w:rsid w:val="00F511F4"/>
    <w:rsid w:val="00F513FB"/>
    <w:rsid w:val="00F515BE"/>
    <w:rsid w:val="00F51676"/>
    <w:rsid w:val="00F51A23"/>
    <w:rsid w:val="00F52662"/>
    <w:rsid w:val="00F529DF"/>
    <w:rsid w:val="00F52B5E"/>
    <w:rsid w:val="00F52C9D"/>
    <w:rsid w:val="00F52DC1"/>
    <w:rsid w:val="00F52EAA"/>
    <w:rsid w:val="00F532D5"/>
    <w:rsid w:val="00F53493"/>
    <w:rsid w:val="00F53536"/>
    <w:rsid w:val="00F535AF"/>
    <w:rsid w:val="00F535F0"/>
    <w:rsid w:val="00F535F1"/>
    <w:rsid w:val="00F5379F"/>
    <w:rsid w:val="00F53881"/>
    <w:rsid w:val="00F539A4"/>
    <w:rsid w:val="00F53B5F"/>
    <w:rsid w:val="00F53D4E"/>
    <w:rsid w:val="00F53DA7"/>
    <w:rsid w:val="00F53F7A"/>
    <w:rsid w:val="00F54017"/>
    <w:rsid w:val="00F54024"/>
    <w:rsid w:val="00F54055"/>
    <w:rsid w:val="00F54627"/>
    <w:rsid w:val="00F54886"/>
    <w:rsid w:val="00F54931"/>
    <w:rsid w:val="00F54D5B"/>
    <w:rsid w:val="00F54D7B"/>
    <w:rsid w:val="00F54FE2"/>
    <w:rsid w:val="00F55206"/>
    <w:rsid w:val="00F553B2"/>
    <w:rsid w:val="00F5571F"/>
    <w:rsid w:val="00F55815"/>
    <w:rsid w:val="00F55839"/>
    <w:rsid w:val="00F559FE"/>
    <w:rsid w:val="00F55B4C"/>
    <w:rsid w:val="00F55C96"/>
    <w:rsid w:val="00F55EDA"/>
    <w:rsid w:val="00F5619B"/>
    <w:rsid w:val="00F563AB"/>
    <w:rsid w:val="00F563F8"/>
    <w:rsid w:val="00F566E9"/>
    <w:rsid w:val="00F56856"/>
    <w:rsid w:val="00F5697E"/>
    <w:rsid w:val="00F56988"/>
    <w:rsid w:val="00F56B52"/>
    <w:rsid w:val="00F56B8D"/>
    <w:rsid w:val="00F56C4D"/>
    <w:rsid w:val="00F56D67"/>
    <w:rsid w:val="00F5715D"/>
    <w:rsid w:val="00F5754F"/>
    <w:rsid w:val="00F576B7"/>
    <w:rsid w:val="00F576DD"/>
    <w:rsid w:val="00F578F0"/>
    <w:rsid w:val="00F57A08"/>
    <w:rsid w:val="00F57F5D"/>
    <w:rsid w:val="00F60468"/>
    <w:rsid w:val="00F60587"/>
    <w:rsid w:val="00F6058B"/>
    <w:rsid w:val="00F60A88"/>
    <w:rsid w:val="00F60ABF"/>
    <w:rsid w:val="00F60B70"/>
    <w:rsid w:val="00F60D4F"/>
    <w:rsid w:val="00F60E61"/>
    <w:rsid w:val="00F60EC6"/>
    <w:rsid w:val="00F612E7"/>
    <w:rsid w:val="00F61737"/>
    <w:rsid w:val="00F618C3"/>
    <w:rsid w:val="00F61B26"/>
    <w:rsid w:val="00F61E13"/>
    <w:rsid w:val="00F61ECC"/>
    <w:rsid w:val="00F61EFF"/>
    <w:rsid w:val="00F61F07"/>
    <w:rsid w:val="00F6219A"/>
    <w:rsid w:val="00F62207"/>
    <w:rsid w:val="00F62248"/>
    <w:rsid w:val="00F6266B"/>
    <w:rsid w:val="00F626C0"/>
    <w:rsid w:val="00F627A1"/>
    <w:rsid w:val="00F62876"/>
    <w:rsid w:val="00F6290B"/>
    <w:rsid w:val="00F62D19"/>
    <w:rsid w:val="00F62FF4"/>
    <w:rsid w:val="00F63031"/>
    <w:rsid w:val="00F63102"/>
    <w:rsid w:val="00F63140"/>
    <w:rsid w:val="00F634B0"/>
    <w:rsid w:val="00F638DF"/>
    <w:rsid w:val="00F63970"/>
    <w:rsid w:val="00F63AB5"/>
    <w:rsid w:val="00F63BB3"/>
    <w:rsid w:val="00F63C05"/>
    <w:rsid w:val="00F63D9B"/>
    <w:rsid w:val="00F63DCD"/>
    <w:rsid w:val="00F63F13"/>
    <w:rsid w:val="00F63F55"/>
    <w:rsid w:val="00F640EB"/>
    <w:rsid w:val="00F644A8"/>
    <w:rsid w:val="00F64713"/>
    <w:rsid w:val="00F64A6B"/>
    <w:rsid w:val="00F64AED"/>
    <w:rsid w:val="00F64CDA"/>
    <w:rsid w:val="00F64DFF"/>
    <w:rsid w:val="00F64F58"/>
    <w:rsid w:val="00F64F9D"/>
    <w:rsid w:val="00F65400"/>
    <w:rsid w:val="00F6544D"/>
    <w:rsid w:val="00F65515"/>
    <w:rsid w:val="00F658AA"/>
    <w:rsid w:val="00F659B3"/>
    <w:rsid w:val="00F659C6"/>
    <w:rsid w:val="00F65FC5"/>
    <w:rsid w:val="00F660B9"/>
    <w:rsid w:val="00F66497"/>
    <w:rsid w:val="00F664CC"/>
    <w:rsid w:val="00F667FB"/>
    <w:rsid w:val="00F66984"/>
    <w:rsid w:val="00F669BD"/>
    <w:rsid w:val="00F66EC1"/>
    <w:rsid w:val="00F67258"/>
    <w:rsid w:val="00F6729F"/>
    <w:rsid w:val="00F6768C"/>
    <w:rsid w:val="00F678B9"/>
    <w:rsid w:val="00F67B68"/>
    <w:rsid w:val="00F67C63"/>
    <w:rsid w:val="00F67E32"/>
    <w:rsid w:val="00F67EF2"/>
    <w:rsid w:val="00F702F9"/>
    <w:rsid w:val="00F70644"/>
    <w:rsid w:val="00F70702"/>
    <w:rsid w:val="00F70828"/>
    <w:rsid w:val="00F70919"/>
    <w:rsid w:val="00F70A50"/>
    <w:rsid w:val="00F70A99"/>
    <w:rsid w:val="00F70B2E"/>
    <w:rsid w:val="00F70ED7"/>
    <w:rsid w:val="00F70F62"/>
    <w:rsid w:val="00F71121"/>
    <w:rsid w:val="00F716E6"/>
    <w:rsid w:val="00F717C0"/>
    <w:rsid w:val="00F7193C"/>
    <w:rsid w:val="00F71951"/>
    <w:rsid w:val="00F71AD7"/>
    <w:rsid w:val="00F71F1F"/>
    <w:rsid w:val="00F723CD"/>
    <w:rsid w:val="00F72B91"/>
    <w:rsid w:val="00F72BC7"/>
    <w:rsid w:val="00F73072"/>
    <w:rsid w:val="00F7316E"/>
    <w:rsid w:val="00F731A1"/>
    <w:rsid w:val="00F7341E"/>
    <w:rsid w:val="00F734EC"/>
    <w:rsid w:val="00F735E5"/>
    <w:rsid w:val="00F735FC"/>
    <w:rsid w:val="00F7422A"/>
    <w:rsid w:val="00F74271"/>
    <w:rsid w:val="00F7464B"/>
    <w:rsid w:val="00F74774"/>
    <w:rsid w:val="00F749D5"/>
    <w:rsid w:val="00F74A2B"/>
    <w:rsid w:val="00F74B1B"/>
    <w:rsid w:val="00F74BDC"/>
    <w:rsid w:val="00F74C5E"/>
    <w:rsid w:val="00F74FD5"/>
    <w:rsid w:val="00F752AD"/>
    <w:rsid w:val="00F75503"/>
    <w:rsid w:val="00F757FC"/>
    <w:rsid w:val="00F75B91"/>
    <w:rsid w:val="00F76079"/>
    <w:rsid w:val="00F76111"/>
    <w:rsid w:val="00F76276"/>
    <w:rsid w:val="00F76470"/>
    <w:rsid w:val="00F767F5"/>
    <w:rsid w:val="00F76BA3"/>
    <w:rsid w:val="00F76E83"/>
    <w:rsid w:val="00F772EB"/>
    <w:rsid w:val="00F774CA"/>
    <w:rsid w:val="00F7757C"/>
    <w:rsid w:val="00F777F2"/>
    <w:rsid w:val="00F777FA"/>
    <w:rsid w:val="00F77A85"/>
    <w:rsid w:val="00F77D0B"/>
    <w:rsid w:val="00F80268"/>
    <w:rsid w:val="00F8032A"/>
    <w:rsid w:val="00F80478"/>
    <w:rsid w:val="00F80539"/>
    <w:rsid w:val="00F80613"/>
    <w:rsid w:val="00F80942"/>
    <w:rsid w:val="00F80F6F"/>
    <w:rsid w:val="00F8103C"/>
    <w:rsid w:val="00F8140A"/>
    <w:rsid w:val="00F81580"/>
    <w:rsid w:val="00F815BF"/>
    <w:rsid w:val="00F81976"/>
    <w:rsid w:val="00F81AA9"/>
    <w:rsid w:val="00F81E06"/>
    <w:rsid w:val="00F81E6F"/>
    <w:rsid w:val="00F821D9"/>
    <w:rsid w:val="00F82221"/>
    <w:rsid w:val="00F824D8"/>
    <w:rsid w:val="00F82563"/>
    <w:rsid w:val="00F8256D"/>
    <w:rsid w:val="00F825CB"/>
    <w:rsid w:val="00F8272A"/>
    <w:rsid w:val="00F829BF"/>
    <w:rsid w:val="00F83080"/>
    <w:rsid w:val="00F8313F"/>
    <w:rsid w:val="00F831ED"/>
    <w:rsid w:val="00F83226"/>
    <w:rsid w:val="00F832ED"/>
    <w:rsid w:val="00F835F0"/>
    <w:rsid w:val="00F835FD"/>
    <w:rsid w:val="00F836CB"/>
    <w:rsid w:val="00F836F2"/>
    <w:rsid w:val="00F83A70"/>
    <w:rsid w:val="00F83B6F"/>
    <w:rsid w:val="00F83DDC"/>
    <w:rsid w:val="00F83E9B"/>
    <w:rsid w:val="00F8405D"/>
    <w:rsid w:val="00F84262"/>
    <w:rsid w:val="00F84303"/>
    <w:rsid w:val="00F84608"/>
    <w:rsid w:val="00F847FC"/>
    <w:rsid w:val="00F84AA1"/>
    <w:rsid w:val="00F84C49"/>
    <w:rsid w:val="00F84FE1"/>
    <w:rsid w:val="00F850B6"/>
    <w:rsid w:val="00F85110"/>
    <w:rsid w:val="00F85331"/>
    <w:rsid w:val="00F8576A"/>
    <w:rsid w:val="00F85974"/>
    <w:rsid w:val="00F86029"/>
    <w:rsid w:val="00F86058"/>
    <w:rsid w:val="00F86093"/>
    <w:rsid w:val="00F864EF"/>
    <w:rsid w:val="00F8663F"/>
    <w:rsid w:val="00F86664"/>
    <w:rsid w:val="00F867AF"/>
    <w:rsid w:val="00F86B5D"/>
    <w:rsid w:val="00F86C28"/>
    <w:rsid w:val="00F86CF5"/>
    <w:rsid w:val="00F86D2C"/>
    <w:rsid w:val="00F8703B"/>
    <w:rsid w:val="00F87096"/>
    <w:rsid w:val="00F8712E"/>
    <w:rsid w:val="00F8758E"/>
    <w:rsid w:val="00F875F3"/>
    <w:rsid w:val="00F876F4"/>
    <w:rsid w:val="00F87BFF"/>
    <w:rsid w:val="00F90190"/>
    <w:rsid w:val="00F90455"/>
    <w:rsid w:val="00F905C0"/>
    <w:rsid w:val="00F905D8"/>
    <w:rsid w:val="00F90721"/>
    <w:rsid w:val="00F90868"/>
    <w:rsid w:val="00F9095D"/>
    <w:rsid w:val="00F90A13"/>
    <w:rsid w:val="00F90C0A"/>
    <w:rsid w:val="00F90CE9"/>
    <w:rsid w:val="00F90DA1"/>
    <w:rsid w:val="00F90DB2"/>
    <w:rsid w:val="00F90E07"/>
    <w:rsid w:val="00F91078"/>
    <w:rsid w:val="00F9126E"/>
    <w:rsid w:val="00F9136C"/>
    <w:rsid w:val="00F915EA"/>
    <w:rsid w:val="00F91C36"/>
    <w:rsid w:val="00F91C95"/>
    <w:rsid w:val="00F91DAD"/>
    <w:rsid w:val="00F91E09"/>
    <w:rsid w:val="00F91FB1"/>
    <w:rsid w:val="00F924CE"/>
    <w:rsid w:val="00F92518"/>
    <w:rsid w:val="00F92566"/>
    <w:rsid w:val="00F92632"/>
    <w:rsid w:val="00F927CA"/>
    <w:rsid w:val="00F932F9"/>
    <w:rsid w:val="00F933AD"/>
    <w:rsid w:val="00F93432"/>
    <w:rsid w:val="00F934F5"/>
    <w:rsid w:val="00F93578"/>
    <w:rsid w:val="00F93834"/>
    <w:rsid w:val="00F93985"/>
    <w:rsid w:val="00F944EC"/>
    <w:rsid w:val="00F94507"/>
    <w:rsid w:val="00F948BF"/>
    <w:rsid w:val="00F948F6"/>
    <w:rsid w:val="00F94A46"/>
    <w:rsid w:val="00F94A64"/>
    <w:rsid w:val="00F94E00"/>
    <w:rsid w:val="00F950EA"/>
    <w:rsid w:val="00F950F9"/>
    <w:rsid w:val="00F95253"/>
    <w:rsid w:val="00F954FA"/>
    <w:rsid w:val="00F95595"/>
    <w:rsid w:val="00F95624"/>
    <w:rsid w:val="00F95718"/>
    <w:rsid w:val="00F957B2"/>
    <w:rsid w:val="00F95C4F"/>
    <w:rsid w:val="00F95F8A"/>
    <w:rsid w:val="00F96050"/>
    <w:rsid w:val="00F9608B"/>
    <w:rsid w:val="00F960A9"/>
    <w:rsid w:val="00F96188"/>
    <w:rsid w:val="00F9632D"/>
    <w:rsid w:val="00F963C7"/>
    <w:rsid w:val="00F963D5"/>
    <w:rsid w:val="00F96675"/>
    <w:rsid w:val="00F9668C"/>
    <w:rsid w:val="00F966FA"/>
    <w:rsid w:val="00F969E6"/>
    <w:rsid w:val="00F96B95"/>
    <w:rsid w:val="00F96CCE"/>
    <w:rsid w:val="00F96D3B"/>
    <w:rsid w:val="00F96EB5"/>
    <w:rsid w:val="00F96F38"/>
    <w:rsid w:val="00F97429"/>
    <w:rsid w:val="00F97598"/>
    <w:rsid w:val="00F975BC"/>
    <w:rsid w:val="00F97B22"/>
    <w:rsid w:val="00F97B79"/>
    <w:rsid w:val="00F97CAF"/>
    <w:rsid w:val="00F97CF9"/>
    <w:rsid w:val="00F97E23"/>
    <w:rsid w:val="00F97FBA"/>
    <w:rsid w:val="00FA00F1"/>
    <w:rsid w:val="00FA0549"/>
    <w:rsid w:val="00FA0D29"/>
    <w:rsid w:val="00FA0E1B"/>
    <w:rsid w:val="00FA0E24"/>
    <w:rsid w:val="00FA0FA6"/>
    <w:rsid w:val="00FA12CA"/>
    <w:rsid w:val="00FA1348"/>
    <w:rsid w:val="00FA147C"/>
    <w:rsid w:val="00FA17CF"/>
    <w:rsid w:val="00FA1989"/>
    <w:rsid w:val="00FA1EAC"/>
    <w:rsid w:val="00FA20CF"/>
    <w:rsid w:val="00FA2132"/>
    <w:rsid w:val="00FA22A0"/>
    <w:rsid w:val="00FA2405"/>
    <w:rsid w:val="00FA2484"/>
    <w:rsid w:val="00FA262B"/>
    <w:rsid w:val="00FA26F4"/>
    <w:rsid w:val="00FA2D44"/>
    <w:rsid w:val="00FA2EAC"/>
    <w:rsid w:val="00FA3721"/>
    <w:rsid w:val="00FA398B"/>
    <w:rsid w:val="00FA3B09"/>
    <w:rsid w:val="00FA3FEB"/>
    <w:rsid w:val="00FA44DF"/>
    <w:rsid w:val="00FA4534"/>
    <w:rsid w:val="00FA45AC"/>
    <w:rsid w:val="00FA4A57"/>
    <w:rsid w:val="00FA4B59"/>
    <w:rsid w:val="00FA4B63"/>
    <w:rsid w:val="00FA4E9D"/>
    <w:rsid w:val="00FA4FBB"/>
    <w:rsid w:val="00FA506B"/>
    <w:rsid w:val="00FA534B"/>
    <w:rsid w:val="00FA55A9"/>
    <w:rsid w:val="00FA5686"/>
    <w:rsid w:val="00FA59D1"/>
    <w:rsid w:val="00FA5E0E"/>
    <w:rsid w:val="00FA5E9C"/>
    <w:rsid w:val="00FA6116"/>
    <w:rsid w:val="00FA623E"/>
    <w:rsid w:val="00FA62D4"/>
    <w:rsid w:val="00FA62DA"/>
    <w:rsid w:val="00FA644F"/>
    <w:rsid w:val="00FA655B"/>
    <w:rsid w:val="00FA6654"/>
    <w:rsid w:val="00FA66BD"/>
    <w:rsid w:val="00FA66C3"/>
    <w:rsid w:val="00FA6726"/>
    <w:rsid w:val="00FA674C"/>
    <w:rsid w:val="00FA6776"/>
    <w:rsid w:val="00FA67DF"/>
    <w:rsid w:val="00FA6B87"/>
    <w:rsid w:val="00FA6D97"/>
    <w:rsid w:val="00FA6FE6"/>
    <w:rsid w:val="00FA71E3"/>
    <w:rsid w:val="00FA71F5"/>
    <w:rsid w:val="00FA746F"/>
    <w:rsid w:val="00FA78D0"/>
    <w:rsid w:val="00FA7B76"/>
    <w:rsid w:val="00FA7E30"/>
    <w:rsid w:val="00FA7FE5"/>
    <w:rsid w:val="00FB00BF"/>
    <w:rsid w:val="00FB00D6"/>
    <w:rsid w:val="00FB0250"/>
    <w:rsid w:val="00FB02EF"/>
    <w:rsid w:val="00FB0482"/>
    <w:rsid w:val="00FB0B8A"/>
    <w:rsid w:val="00FB0BC0"/>
    <w:rsid w:val="00FB0BF7"/>
    <w:rsid w:val="00FB1010"/>
    <w:rsid w:val="00FB10A2"/>
    <w:rsid w:val="00FB1205"/>
    <w:rsid w:val="00FB1294"/>
    <w:rsid w:val="00FB1700"/>
    <w:rsid w:val="00FB1A9E"/>
    <w:rsid w:val="00FB1C7B"/>
    <w:rsid w:val="00FB1CFF"/>
    <w:rsid w:val="00FB1E2A"/>
    <w:rsid w:val="00FB1E63"/>
    <w:rsid w:val="00FB1E6B"/>
    <w:rsid w:val="00FB2753"/>
    <w:rsid w:val="00FB27B2"/>
    <w:rsid w:val="00FB2877"/>
    <w:rsid w:val="00FB2929"/>
    <w:rsid w:val="00FB29EA"/>
    <w:rsid w:val="00FB2B11"/>
    <w:rsid w:val="00FB2BA2"/>
    <w:rsid w:val="00FB2C4E"/>
    <w:rsid w:val="00FB2C77"/>
    <w:rsid w:val="00FB2CE6"/>
    <w:rsid w:val="00FB2D35"/>
    <w:rsid w:val="00FB2D94"/>
    <w:rsid w:val="00FB2F94"/>
    <w:rsid w:val="00FB2FB5"/>
    <w:rsid w:val="00FB3151"/>
    <w:rsid w:val="00FB317B"/>
    <w:rsid w:val="00FB3650"/>
    <w:rsid w:val="00FB3683"/>
    <w:rsid w:val="00FB37A9"/>
    <w:rsid w:val="00FB394B"/>
    <w:rsid w:val="00FB3DEC"/>
    <w:rsid w:val="00FB44D5"/>
    <w:rsid w:val="00FB48AE"/>
    <w:rsid w:val="00FB491A"/>
    <w:rsid w:val="00FB499B"/>
    <w:rsid w:val="00FB4A22"/>
    <w:rsid w:val="00FB4B27"/>
    <w:rsid w:val="00FB4C70"/>
    <w:rsid w:val="00FB4D24"/>
    <w:rsid w:val="00FB4FEA"/>
    <w:rsid w:val="00FB5745"/>
    <w:rsid w:val="00FB5AD3"/>
    <w:rsid w:val="00FB5CFA"/>
    <w:rsid w:val="00FB5F42"/>
    <w:rsid w:val="00FB6126"/>
    <w:rsid w:val="00FB63B6"/>
    <w:rsid w:val="00FB67C4"/>
    <w:rsid w:val="00FB69DA"/>
    <w:rsid w:val="00FB6C96"/>
    <w:rsid w:val="00FB6DA3"/>
    <w:rsid w:val="00FB7400"/>
    <w:rsid w:val="00FB7482"/>
    <w:rsid w:val="00FB7521"/>
    <w:rsid w:val="00FB762F"/>
    <w:rsid w:val="00FB7684"/>
    <w:rsid w:val="00FB79BE"/>
    <w:rsid w:val="00FB7A79"/>
    <w:rsid w:val="00FB7CB8"/>
    <w:rsid w:val="00FB7CE0"/>
    <w:rsid w:val="00FB7D32"/>
    <w:rsid w:val="00FB7F54"/>
    <w:rsid w:val="00FC004F"/>
    <w:rsid w:val="00FC018D"/>
    <w:rsid w:val="00FC02FB"/>
    <w:rsid w:val="00FC030D"/>
    <w:rsid w:val="00FC03BF"/>
    <w:rsid w:val="00FC041C"/>
    <w:rsid w:val="00FC0470"/>
    <w:rsid w:val="00FC0658"/>
    <w:rsid w:val="00FC0822"/>
    <w:rsid w:val="00FC09EB"/>
    <w:rsid w:val="00FC0C35"/>
    <w:rsid w:val="00FC0C77"/>
    <w:rsid w:val="00FC0D94"/>
    <w:rsid w:val="00FC0F6E"/>
    <w:rsid w:val="00FC0FE4"/>
    <w:rsid w:val="00FC131E"/>
    <w:rsid w:val="00FC144D"/>
    <w:rsid w:val="00FC1625"/>
    <w:rsid w:val="00FC1892"/>
    <w:rsid w:val="00FC1B11"/>
    <w:rsid w:val="00FC1BE6"/>
    <w:rsid w:val="00FC1CFB"/>
    <w:rsid w:val="00FC2541"/>
    <w:rsid w:val="00FC256E"/>
    <w:rsid w:val="00FC29EB"/>
    <w:rsid w:val="00FC2A2E"/>
    <w:rsid w:val="00FC2CEA"/>
    <w:rsid w:val="00FC2D7A"/>
    <w:rsid w:val="00FC2EAB"/>
    <w:rsid w:val="00FC2F1F"/>
    <w:rsid w:val="00FC30D9"/>
    <w:rsid w:val="00FC31C5"/>
    <w:rsid w:val="00FC334E"/>
    <w:rsid w:val="00FC335B"/>
    <w:rsid w:val="00FC3431"/>
    <w:rsid w:val="00FC362D"/>
    <w:rsid w:val="00FC37E1"/>
    <w:rsid w:val="00FC41FB"/>
    <w:rsid w:val="00FC42A6"/>
    <w:rsid w:val="00FC4641"/>
    <w:rsid w:val="00FC473E"/>
    <w:rsid w:val="00FC481E"/>
    <w:rsid w:val="00FC4959"/>
    <w:rsid w:val="00FC4AEB"/>
    <w:rsid w:val="00FC4C61"/>
    <w:rsid w:val="00FC4DE7"/>
    <w:rsid w:val="00FC5225"/>
    <w:rsid w:val="00FC5278"/>
    <w:rsid w:val="00FC52F8"/>
    <w:rsid w:val="00FC53C9"/>
    <w:rsid w:val="00FC53DA"/>
    <w:rsid w:val="00FC561A"/>
    <w:rsid w:val="00FC5804"/>
    <w:rsid w:val="00FC5873"/>
    <w:rsid w:val="00FC59F1"/>
    <w:rsid w:val="00FC5AD8"/>
    <w:rsid w:val="00FC5F48"/>
    <w:rsid w:val="00FC617E"/>
    <w:rsid w:val="00FC6505"/>
    <w:rsid w:val="00FC6572"/>
    <w:rsid w:val="00FC6902"/>
    <w:rsid w:val="00FC699B"/>
    <w:rsid w:val="00FC6C1E"/>
    <w:rsid w:val="00FC6E74"/>
    <w:rsid w:val="00FC7105"/>
    <w:rsid w:val="00FC75CB"/>
    <w:rsid w:val="00FC764A"/>
    <w:rsid w:val="00FC76DC"/>
    <w:rsid w:val="00FC7709"/>
    <w:rsid w:val="00FC778E"/>
    <w:rsid w:val="00FC784A"/>
    <w:rsid w:val="00FC7858"/>
    <w:rsid w:val="00FC7A57"/>
    <w:rsid w:val="00FC7B88"/>
    <w:rsid w:val="00FD00F4"/>
    <w:rsid w:val="00FD04F5"/>
    <w:rsid w:val="00FD0759"/>
    <w:rsid w:val="00FD0DEE"/>
    <w:rsid w:val="00FD0E2B"/>
    <w:rsid w:val="00FD1122"/>
    <w:rsid w:val="00FD116D"/>
    <w:rsid w:val="00FD1400"/>
    <w:rsid w:val="00FD1B96"/>
    <w:rsid w:val="00FD1EB5"/>
    <w:rsid w:val="00FD1F30"/>
    <w:rsid w:val="00FD1FBB"/>
    <w:rsid w:val="00FD2115"/>
    <w:rsid w:val="00FD22E2"/>
    <w:rsid w:val="00FD2331"/>
    <w:rsid w:val="00FD2523"/>
    <w:rsid w:val="00FD25DB"/>
    <w:rsid w:val="00FD26E8"/>
    <w:rsid w:val="00FD2702"/>
    <w:rsid w:val="00FD2755"/>
    <w:rsid w:val="00FD277E"/>
    <w:rsid w:val="00FD29D3"/>
    <w:rsid w:val="00FD2CF5"/>
    <w:rsid w:val="00FD2DB9"/>
    <w:rsid w:val="00FD2FDF"/>
    <w:rsid w:val="00FD3026"/>
    <w:rsid w:val="00FD3133"/>
    <w:rsid w:val="00FD33CA"/>
    <w:rsid w:val="00FD3560"/>
    <w:rsid w:val="00FD3572"/>
    <w:rsid w:val="00FD36BD"/>
    <w:rsid w:val="00FD3953"/>
    <w:rsid w:val="00FD3958"/>
    <w:rsid w:val="00FD3D59"/>
    <w:rsid w:val="00FD3DDF"/>
    <w:rsid w:val="00FD41B6"/>
    <w:rsid w:val="00FD41BE"/>
    <w:rsid w:val="00FD41E0"/>
    <w:rsid w:val="00FD42A3"/>
    <w:rsid w:val="00FD430B"/>
    <w:rsid w:val="00FD443B"/>
    <w:rsid w:val="00FD4B49"/>
    <w:rsid w:val="00FD4B5A"/>
    <w:rsid w:val="00FD4D39"/>
    <w:rsid w:val="00FD4DAC"/>
    <w:rsid w:val="00FD4F65"/>
    <w:rsid w:val="00FD4F8F"/>
    <w:rsid w:val="00FD5241"/>
    <w:rsid w:val="00FD5372"/>
    <w:rsid w:val="00FD53DB"/>
    <w:rsid w:val="00FD576A"/>
    <w:rsid w:val="00FD5917"/>
    <w:rsid w:val="00FD5E25"/>
    <w:rsid w:val="00FD5E82"/>
    <w:rsid w:val="00FD5F86"/>
    <w:rsid w:val="00FD6004"/>
    <w:rsid w:val="00FD603C"/>
    <w:rsid w:val="00FD6147"/>
    <w:rsid w:val="00FD6418"/>
    <w:rsid w:val="00FD6452"/>
    <w:rsid w:val="00FD6701"/>
    <w:rsid w:val="00FD670D"/>
    <w:rsid w:val="00FD6786"/>
    <w:rsid w:val="00FD6A8F"/>
    <w:rsid w:val="00FD6BA9"/>
    <w:rsid w:val="00FD6E12"/>
    <w:rsid w:val="00FD6F55"/>
    <w:rsid w:val="00FD7099"/>
    <w:rsid w:val="00FD747F"/>
    <w:rsid w:val="00FD74DA"/>
    <w:rsid w:val="00FD7803"/>
    <w:rsid w:val="00FD7A69"/>
    <w:rsid w:val="00FD7A71"/>
    <w:rsid w:val="00FD7B1F"/>
    <w:rsid w:val="00FD7C42"/>
    <w:rsid w:val="00FD7CD7"/>
    <w:rsid w:val="00FD7DBF"/>
    <w:rsid w:val="00FD7DFE"/>
    <w:rsid w:val="00FD7EE7"/>
    <w:rsid w:val="00FE02C5"/>
    <w:rsid w:val="00FE02D8"/>
    <w:rsid w:val="00FE0363"/>
    <w:rsid w:val="00FE036E"/>
    <w:rsid w:val="00FE0515"/>
    <w:rsid w:val="00FE0615"/>
    <w:rsid w:val="00FE0629"/>
    <w:rsid w:val="00FE0765"/>
    <w:rsid w:val="00FE0799"/>
    <w:rsid w:val="00FE119C"/>
    <w:rsid w:val="00FE1A82"/>
    <w:rsid w:val="00FE1B92"/>
    <w:rsid w:val="00FE1D81"/>
    <w:rsid w:val="00FE1ED1"/>
    <w:rsid w:val="00FE2713"/>
    <w:rsid w:val="00FE2F13"/>
    <w:rsid w:val="00FE3000"/>
    <w:rsid w:val="00FE3525"/>
    <w:rsid w:val="00FE3772"/>
    <w:rsid w:val="00FE3852"/>
    <w:rsid w:val="00FE3949"/>
    <w:rsid w:val="00FE39AC"/>
    <w:rsid w:val="00FE39BB"/>
    <w:rsid w:val="00FE3B68"/>
    <w:rsid w:val="00FE3BD6"/>
    <w:rsid w:val="00FE3C31"/>
    <w:rsid w:val="00FE3DB6"/>
    <w:rsid w:val="00FE402E"/>
    <w:rsid w:val="00FE41EF"/>
    <w:rsid w:val="00FE42CB"/>
    <w:rsid w:val="00FE42DE"/>
    <w:rsid w:val="00FE42DF"/>
    <w:rsid w:val="00FE435B"/>
    <w:rsid w:val="00FE43C5"/>
    <w:rsid w:val="00FE4ABA"/>
    <w:rsid w:val="00FE4BC0"/>
    <w:rsid w:val="00FE5090"/>
    <w:rsid w:val="00FE5278"/>
    <w:rsid w:val="00FE56B6"/>
    <w:rsid w:val="00FE5803"/>
    <w:rsid w:val="00FE583E"/>
    <w:rsid w:val="00FE58C5"/>
    <w:rsid w:val="00FE59FF"/>
    <w:rsid w:val="00FE5CBC"/>
    <w:rsid w:val="00FE5D6E"/>
    <w:rsid w:val="00FE5F54"/>
    <w:rsid w:val="00FE5FAF"/>
    <w:rsid w:val="00FE642C"/>
    <w:rsid w:val="00FE64A4"/>
    <w:rsid w:val="00FE6958"/>
    <w:rsid w:val="00FE6B53"/>
    <w:rsid w:val="00FE6C1A"/>
    <w:rsid w:val="00FE6D9F"/>
    <w:rsid w:val="00FE6EA3"/>
    <w:rsid w:val="00FE7068"/>
    <w:rsid w:val="00FE7268"/>
    <w:rsid w:val="00FE73D5"/>
    <w:rsid w:val="00FE7500"/>
    <w:rsid w:val="00FE751B"/>
    <w:rsid w:val="00FE75A4"/>
    <w:rsid w:val="00FE7661"/>
    <w:rsid w:val="00FE77EC"/>
    <w:rsid w:val="00FE78DF"/>
    <w:rsid w:val="00FE7A37"/>
    <w:rsid w:val="00FE7C04"/>
    <w:rsid w:val="00FF0191"/>
    <w:rsid w:val="00FF03D5"/>
    <w:rsid w:val="00FF0435"/>
    <w:rsid w:val="00FF058D"/>
    <w:rsid w:val="00FF0736"/>
    <w:rsid w:val="00FF0775"/>
    <w:rsid w:val="00FF09DA"/>
    <w:rsid w:val="00FF0A03"/>
    <w:rsid w:val="00FF0B09"/>
    <w:rsid w:val="00FF0CBD"/>
    <w:rsid w:val="00FF0D13"/>
    <w:rsid w:val="00FF0D2E"/>
    <w:rsid w:val="00FF0E33"/>
    <w:rsid w:val="00FF0EBD"/>
    <w:rsid w:val="00FF0FCB"/>
    <w:rsid w:val="00FF10FE"/>
    <w:rsid w:val="00FF11B9"/>
    <w:rsid w:val="00FF13FE"/>
    <w:rsid w:val="00FF14E4"/>
    <w:rsid w:val="00FF16C3"/>
    <w:rsid w:val="00FF190F"/>
    <w:rsid w:val="00FF1975"/>
    <w:rsid w:val="00FF1CAF"/>
    <w:rsid w:val="00FF1D58"/>
    <w:rsid w:val="00FF2063"/>
    <w:rsid w:val="00FF20FE"/>
    <w:rsid w:val="00FF2164"/>
    <w:rsid w:val="00FF2215"/>
    <w:rsid w:val="00FF22E1"/>
    <w:rsid w:val="00FF258B"/>
    <w:rsid w:val="00FF267E"/>
    <w:rsid w:val="00FF2883"/>
    <w:rsid w:val="00FF2E27"/>
    <w:rsid w:val="00FF3358"/>
    <w:rsid w:val="00FF3424"/>
    <w:rsid w:val="00FF3709"/>
    <w:rsid w:val="00FF3C6A"/>
    <w:rsid w:val="00FF3D2F"/>
    <w:rsid w:val="00FF3E43"/>
    <w:rsid w:val="00FF3FB8"/>
    <w:rsid w:val="00FF4086"/>
    <w:rsid w:val="00FF4276"/>
    <w:rsid w:val="00FF428D"/>
    <w:rsid w:val="00FF42C4"/>
    <w:rsid w:val="00FF4338"/>
    <w:rsid w:val="00FF4529"/>
    <w:rsid w:val="00FF4542"/>
    <w:rsid w:val="00FF4798"/>
    <w:rsid w:val="00FF4828"/>
    <w:rsid w:val="00FF4853"/>
    <w:rsid w:val="00FF492A"/>
    <w:rsid w:val="00FF4A14"/>
    <w:rsid w:val="00FF4E66"/>
    <w:rsid w:val="00FF4F48"/>
    <w:rsid w:val="00FF51C4"/>
    <w:rsid w:val="00FF55C3"/>
    <w:rsid w:val="00FF5C8D"/>
    <w:rsid w:val="00FF6072"/>
    <w:rsid w:val="00FF6643"/>
    <w:rsid w:val="00FF67CC"/>
    <w:rsid w:val="00FF6A96"/>
    <w:rsid w:val="00FF6CF7"/>
    <w:rsid w:val="00FF6E54"/>
    <w:rsid w:val="00FF6FA2"/>
    <w:rsid w:val="00FF6FFE"/>
    <w:rsid w:val="00FF709B"/>
    <w:rsid w:val="00FF7526"/>
    <w:rsid w:val="00FF75E2"/>
    <w:rsid w:val="00FF7695"/>
    <w:rsid w:val="00FF7858"/>
    <w:rsid w:val="00FF785B"/>
    <w:rsid w:val="00FF79AC"/>
    <w:rsid w:val="00FF7BA0"/>
    <w:rsid w:val="00FF7C02"/>
    <w:rsid w:val="00FF7D72"/>
    <w:rsid w:val="00FF7F06"/>
    <w:rsid w:val="00FF7F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07807"/>
  <w14:defaultImageDpi w14:val="32767"/>
  <w15:docId w15:val="{E460603C-9DF4-44F5-AF6D-7FD4B2DCE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167"/>
  </w:style>
  <w:style w:type="paragraph" w:styleId="Heading1">
    <w:name w:val="heading 1"/>
    <w:basedOn w:val="Normal"/>
    <w:next w:val="Normal"/>
    <w:link w:val="Heading1Char"/>
    <w:qFormat/>
    <w:rsid w:val="00E2452A"/>
    <w:pPr>
      <w:keepNext/>
      <w:keepLines/>
      <w:spacing w:afterLines="50" w:after="50" w:line="480" w:lineRule="auto"/>
      <w:outlineLvl w:val="0"/>
    </w:pPr>
    <w:rPr>
      <w:rFonts w:ascii="Times New Roman" w:eastAsiaTheme="majorEastAsia" w:hAnsi="Times New Roman" w:cstheme="majorBidi"/>
      <w:b/>
      <w:bCs/>
      <w:sz w:val="24"/>
      <w:szCs w:val="28"/>
    </w:rPr>
  </w:style>
  <w:style w:type="paragraph" w:styleId="Heading2">
    <w:name w:val="heading 2"/>
    <w:basedOn w:val="Normal"/>
    <w:next w:val="Normal"/>
    <w:link w:val="Heading2Char"/>
    <w:unhideWhenUsed/>
    <w:qFormat/>
    <w:rsid w:val="00D21808"/>
    <w:pPr>
      <w:keepNext/>
      <w:keepLines/>
      <w:spacing w:after="0" w:line="480" w:lineRule="auto"/>
      <w:ind w:firstLine="317"/>
      <w:outlineLvl w:val="1"/>
    </w:pPr>
    <w:rPr>
      <w:rFonts w:ascii="Times New Roman" w:eastAsiaTheme="majorEastAsia" w:hAnsi="Times New Roman" w:cstheme="majorBidi"/>
      <w:b/>
      <w:bCs/>
      <w:sz w:val="24"/>
      <w:szCs w:val="26"/>
    </w:rPr>
  </w:style>
  <w:style w:type="paragraph" w:styleId="Heading3">
    <w:name w:val="heading 3"/>
    <w:basedOn w:val="Normal"/>
    <w:next w:val="Normal"/>
    <w:link w:val="Heading3Char"/>
    <w:uiPriority w:val="9"/>
    <w:unhideWhenUsed/>
    <w:qFormat/>
    <w:rsid w:val="00E7316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E7316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E7316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E7316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E7316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3167"/>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E7316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E7316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Subtitle">
    <w:name w:val="Subtitle"/>
    <w:basedOn w:val="Normal"/>
    <w:next w:val="Normal"/>
    <w:link w:val="SubtitleChar"/>
    <w:uiPriority w:val="11"/>
    <w:qFormat/>
    <w:rsid w:val="00E73167"/>
    <w:pPr>
      <w:numPr>
        <w:ilvl w:val="1"/>
      </w:numPr>
    </w:pPr>
    <w:rPr>
      <w:rFonts w:asciiTheme="majorHAnsi" w:eastAsiaTheme="majorEastAsia" w:hAnsiTheme="majorHAnsi" w:cstheme="majorBidi"/>
      <w:i/>
      <w:iCs/>
      <w:color w:val="5B9BD5" w:themeColor="accent1"/>
      <w:spacing w:val="15"/>
      <w:sz w:val="24"/>
      <w:szCs w:val="24"/>
    </w:rPr>
  </w:style>
  <w:style w:type="table" w:customStyle="1" w:styleId="a">
    <w:basedOn w:val="TableNormal1"/>
    <w:tblPr>
      <w:tblStyleRowBandSize w:val="1"/>
      <w:tblStyleColBandSize w:val="1"/>
      <w:tblCellMar>
        <w:left w:w="99" w:type="dxa"/>
        <w:right w:w="99" w:type="dxa"/>
      </w:tblCellMar>
    </w:tblPr>
  </w:style>
  <w:style w:type="table" w:customStyle="1" w:styleId="a0">
    <w:basedOn w:val="TableNormal1"/>
    <w:pPr>
      <w:spacing w:after="0" w:line="240" w:lineRule="auto"/>
    </w:pPr>
    <w:tblPr>
      <w:tblStyleRowBandSize w:val="1"/>
      <w:tblStyleColBandSize w:val="1"/>
      <w:tblCellMar>
        <w:left w:w="115" w:type="dxa"/>
        <w:right w:w="115" w:type="dxa"/>
      </w:tblCellMar>
    </w:tblPr>
  </w:style>
  <w:style w:type="table" w:customStyle="1" w:styleId="a1">
    <w:basedOn w:val="TableNormal1"/>
    <w:pPr>
      <w:spacing w:after="0" w:line="240" w:lineRule="auto"/>
    </w:pPr>
    <w:tblPr>
      <w:tblStyleRowBandSize w:val="1"/>
      <w:tblStyleColBandSize w:val="1"/>
      <w:tblCellMar>
        <w:left w:w="115" w:type="dxa"/>
        <w:right w:w="115" w:type="dxa"/>
      </w:tblCellMar>
    </w:tblPr>
  </w:style>
  <w:style w:type="table" w:customStyle="1" w:styleId="a2">
    <w:basedOn w:val="TableNormal1"/>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3A3223"/>
    <w:pPr>
      <w:tabs>
        <w:tab w:val="center" w:pos="4513"/>
        <w:tab w:val="right" w:pos="9026"/>
      </w:tabs>
      <w:snapToGrid w:val="0"/>
    </w:pPr>
  </w:style>
  <w:style w:type="character" w:customStyle="1" w:styleId="HeaderChar">
    <w:name w:val="Header Char"/>
    <w:basedOn w:val="DefaultParagraphFont"/>
    <w:link w:val="Header"/>
    <w:uiPriority w:val="99"/>
    <w:rsid w:val="003A3223"/>
  </w:style>
  <w:style w:type="paragraph" w:styleId="Footer">
    <w:name w:val="footer"/>
    <w:basedOn w:val="Normal"/>
    <w:link w:val="FooterChar"/>
    <w:uiPriority w:val="99"/>
    <w:unhideWhenUsed/>
    <w:rsid w:val="003A3223"/>
    <w:pPr>
      <w:tabs>
        <w:tab w:val="center" w:pos="4513"/>
        <w:tab w:val="right" w:pos="9026"/>
      </w:tabs>
      <w:snapToGrid w:val="0"/>
    </w:pPr>
  </w:style>
  <w:style w:type="character" w:customStyle="1" w:styleId="FooterChar">
    <w:name w:val="Footer Char"/>
    <w:basedOn w:val="DefaultParagraphFont"/>
    <w:link w:val="Footer"/>
    <w:uiPriority w:val="99"/>
    <w:rsid w:val="003A3223"/>
  </w:style>
  <w:style w:type="paragraph" w:styleId="ListParagraph">
    <w:name w:val="List Paragraph"/>
    <w:basedOn w:val="Normal"/>
    <w:uiPriority w:val="34"/>
    <w:qFormat/>
    <w:rsid w:val="00AE1DE1"/>
    <w:pPr>
      <w:ind w:left="720"/>
      <w:contextualSpacing/>
    </w:pPr>
  </w:style>
  <w:style w:type="paragraph" w:styleId="BalloonText">
    <w:name w:val="Balloon Text"/>
    <w:basedOn w:val="Normal"/>
    <w:link w:val="BalloonTextChar"/>
    <w:uiPriority w:val="99"/>
    <w:semiHidden/>
    <w:unhideWhenUsed/>
    <w:rsid w:val="006C0AF9"/>
    <w:pPr>
      <w:spacing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6C0AF9"/>
    <w:rPr>
      <w:rFonts w:asciiTheme="majorHAnsi" w:eastAsiaTheme="majorEastAsia" w:hAnsiTheme="majorHAnsi" w:cstheme="majorBidi"/>
      <w:sz w:val="18"/>
      <w:szCs w:val="18"/>
    </w:rPr>
  </w:style>
  <w:style w:type="table" w:styleId="TableGrid">
    <w:name w:val="Table Grid"/>
    <w:basedOn w:val="TableNormal"/>
    <w:uiPriority w:val="39"/>
    <w:rsid w:val="005C3A03"/>
    <w:pPr>
      <w:spacing w:after="0" w:line="240" w:lineRule="auto"/>
    </w:pPr>
    <w:rPr>
      <w:kern w:val="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25CCE"/>
    <w:rPr>
      <w:sz w:val="16"/>
      <w:szCs w:val="16"/>
    </w:rPr>
  </w:style>
  <w:style w:type="paragraph" w:styleId="CommentText">
    <w:name w:val="annotation text"/>
    <w:basedOn w:val="Normal"/>
    <w:link w:val="CommentTextChar"/>
    <w:uiPriority w:val="99"/>
    <w:unhideWhenUsed/>
    <w:rsid w:val="00125CCE"/>
    <w:pPr>
      <w:spacing w:line="240" w:lineRule="auto"/>
    </w:pPr>
  </w:style>
  <w:style w:type="character" w:customStyle="1" w:styleId="CommentTextChar">
    <w:name w:val="Comment Text Char"/>
    <w:basedOn w:val="DefaultParagraphFont"/>
    <w:link w:val="CommentText"/>
    <w:uiPriority w:val="99"/>
    <w:rsid w:val="00125CCE"/>
  </w:style>
  <w:style w:type="paragraph" w:styleId="CommentSubject">
    <w:name w:val="annotation subject"/>
    <w:basedOn w:val="CommentText"/>
    <w:next w:val="CommentText"/>
    <w:link w:val="CommentSubjectChar"/>
    <w:uiPriority w:val="99"/>
    <w:semiHidden/>
    <w:unhideWhenUsed/>
    <w:rsid w:val="00125CCE"/>
    <w:rPr>
      <w:b/>
      <w:bCs/>
    </w:rPr>
  </w:style>
  <w:style w:type="character" w:customStyle="1" w:styleId="CommentSubjectChar">
    <w:name w:val="Comment Subject Char"/>
    <w:basedOn w:val="CommentTextChar"/>
    <w:link w:val="CommentSubject"/>
    <w:uiPriority w:val="99"/>
    <w:semiHidden/>
    <w:rsid w:val="00125CCE"/>
    <w:rPr>
      <w:b/>
      <w:bCs/>
    </w:rPr>
  </w:style>
  <w:style w:type="paragraph" w:customStyle="1" w:styleId="ArticleTitle">
    <w:name w:val="Article Title"/>
    <w:basedOn w:val="Normal"/>
    <w:next w:val="Normal"/>
    <w:rsid w:val="00B90766"/>
    <w:pPr>
      <w:spacing w:after="0" w:line="240" w:lineRule="auto"/>
    </w:pPr>
    <w:rPr>
      <w:rFonts w:ascii="Times New Roman" w:eastAsia="Times New Roman" w:hAnsi="Times New Roman" w:cs="Times New Roman"/>
      <w:b/>
      <w:sz w:val="32"/>
      <w:szCs w:val="24"/>
      <w:lang w:eastAsia="en-US"/>
    </w:rPr>
  </w:style>
  <w:style w:type="paragraph" w:customStyle="1" w:styleId="AuthorNames">
    <w:name w:val="Author Names"/>
    <w:basedOn w:val="Normal"/>
    <w:rsid w:val="00B90766"/>
    <w:pPr>
      <w:spacing w:after="0" w:line="240" w:lineRule="auto"/>
    </w:pPr>
    <w:rPr>
      <w:rFonts w:ascii="Times New Roman" w:eastAsia="Times New Roman" w:hAnsi="Times New Roman" w:cs="Times New Roman"/>
      <w:b/>
      <w:sz w:val="24"/>
      <w:szCs w:val="24"/>
      <w:lang w:eastAsia="en-US"/>
    </w:rPr>
  </w:style>
  <w:style w:type="paragraph" w:customStyle="1" w:styleId="AuthorAffiliations">
    <w:name w:val="Author Affiliations"/>
    <w:basedOn w:val="Normal"/>
    <w:rsid w:val="00B90766"/>
    <w:pPr>
      <w:spacing w:after="0" w:line="240" w:lineRule="auto"/>
    </w:pPr>
    <w:rPr>
      <w:rFonts w:ascii="Times New Roman" w:eastAsia="Times New Roman" w:hAnsi="Times New Roman" w:cs="Times New Roman"/>
      <w:vertAlign w:val="superscript"/>
      <w:lang w:eastAsia="en-US"/>
    </w:rPr>
  </w:style>
  <w:style w:type="paragraph" w:customStyle="1" w:styleId="CorrespondingAuthorFootnote">
    <w:name w:val="Corresponding Author Footnote"/>
    <w:basedOn w:val="Normal"/>
    <w:rsid w:val="00B90766"/>
    <w:pPr>
      <w:spacing w:after="0" w:line="240" w:lineRule="auto"/>
    </w:pPr>
    <w:rPr>
      <w:rFonts w:ascii="Times New Roman" w:eastAsia="Times New Roman" w:hAnsi="Times New Roman" w:cs="Times New Roman"/>
      <w:lang w:eastAsia="en-US"/>
    </w:rPr>
  </w:style>
  <w:style w:type="paragraph" w:customStyle="1" w:styleId="Abstract">
    <w:name w:val="Abstract"/>
    <w:basedOn w:val="Normal"/>
    <w:next w:val="Normal"/>
    <w:rsid w:val="00B90766"/>
    <w:pPr>
      <w:spacing w:before="360" w:after="0" w:line="240" w:lineRule="auto"/>
    </w:pPr>
    <w:rPr>
      <w:rFonts w:ascii="Times New Roman" w:eastAsia="Times New Roman" w:hAnsi="Times New Roman" w:cs="Times New Roman"/>
      <w:lang w:eastAsia="en-US"/>
    </w:rPr>
  </w:style>
  <w:style w:type="character" w:styleId="Hyperlink">
    <w:name w:val="Hyperlink"/>
    <w:rsid w:val="00B90766"/>
    <w:rPr>
      <w:color w:val="0000FF"/>
      <w:u w:val="single"/>
    </w:rPr>
  </w:style>
  <w:style w:type="paragraph" w:customStyle="1" w:styleId="Keywords">
    <w:name w:val="Keywords"/>
    <w:basedOn w:val="Normal"/>
    <w:rsid w:val="00B90766"/>
    <w:pPr>
      <w:spacing w:after="0" w:line="240" w:lineRule="auto"/>
    </w:pPr>
    <w:rPr>
      <w:rFonts w:ascii="Times New Roman" w:eastAsia="Times New Roman" w:hAnsi="Times New Roman" w:cs="Times New Roman"/>
      <w:lang w:eastAsia="en-US"/>
    </w:rPr>
  </w:style>
  <w:style w:type="character" w:customStyle="1" w:styleId="UnresolvedMention1">
    <w:name w:val="Unresolved Mention1"/>
    <w:basedOn w:val="DefaultParagraphFont"/>
    <w:uiPriority w:val="99"/>
    <w:semiHidden/>
    <w:unhideWhenUsed/>
    <w:rsid w:val="00F47EE4"/>
    <w:rPr>
      <w:color w:val="605E5C"/>
      <w:shd w:val="clear" w:color="auto" w:fill="E1DFDD"/>
    </w:rPr>
  </w:style>
  <w:style w:type="paragraph" w:customStyle="1" w:styleId="Figurenumber">
    <w:name w:val="Figure number"/>
    <w:basedOn w:val="Figurecaption"/>
    <w:link w:val="FigurenumberChar"/>
    <w:rsid w:val="00692220"/>
    <w:rPr>
      <w:b w:val="0"/>
    </w:rPr>
  </w:style>
  <w:style w:type="paragraph" w:customStyle="1" w:styleId="Figurecaption">
    <w:name w:val="Figure caption"/>
    <w:basedOn w:val="Caption"/>
    <w:link w:val="FigurecaptionChar"/>
    <w:rsid w:val="00692220"/>
    <w:pPr>
      <w:spacing w:after="0" w:line="480" w:lineRule="auto"/>
      <w:jc w:val="center"/>
    </w:pPr>
    <w:rPr>
      <w:rFonts w:ascii="Times New Roman" w:eastAsia="Times New Roman" w:hAnsi="Times New Roman" w:cs="Times New Roman"/>
      <w:bCs w:val="0"/>
      <w:i/>
      <w:iCs/>
      <w:color w:val="auto"/>
      <w:sz w:val="20"/>
      <w:szCs w:val="20"/>
      <w:lang w:eastAsia="en-US"/>
    </w:rPr>
  </w:style>
  <w:style w:type="character" w:customStyle="1" w:styleId="FigurecaptionChar">
    <w:name w:val="Figure caption Char"/>
    <w:link w:val="Figurecaption"/>
    <w:rsid w:val="00692220"/>
    <w:rPr>
      <w:rFonts w:ascii="Times New Roman" w:eastAsia="Times New Roman" w:hAnsi="Times New Roman" w:cs="Times New Roman"/>
      <w:bCs/>
      <w:color w:val="auto"/>
      <w:lang w:eastAsia="en-US"/>
    </w:rPr>
  </w:style>
  <w:style w:type="character" w:customStyle="1" w:styleId="FigurenumberChar">
    <w:name w:val="Figure number Char"/>
    <w:link w:val="Figurenumber"/>
    <w:rsid w:val="00692220"/>
    <w:rPr>
      <w:rFonts w:ascii="Times New Roman" w:eastAsia="Times New Roman" w:hAnsi="Times New Roman" w:cs="Times New Roman"/>
      <w:b/>
      <w:bCs/>
      <w:color w:val="auto"/>
      <w:lang w:eastAsia="en-US"/>
    </w:rPr>
  </w:style>
  <w:style w:type="paragraph" w:styleId="Caption">
    <w:name w:val="caption"/>
    <w:basedOn w:val="Normal"/>
    <w:next w:val="Normal"/>
    <w:uiPriority w:val="35"/>
    <w:semiHidden/>
    <w:unhideWhenUsed/>
    <w:qFormat/>
    <w:rsid w:val="00E73167"/>
    <w:pPr>
      <w:spacing w:line="240" w:lineRule="auto"/>
    </w:pPr>
    <w:rPr>
      <w:b/>
      <w:bCs/>
      <w:color w:val="5B9BD5" w:themeColor="accent1"/>
      <w:sz w:val="18"/>
      <w:szCs w:val="18"/>
    </w:rPr>
  </w:style>
  <w:style w:type="paragraph" w:styleId="BodyText">
    <w:name w:val="Body Text"/>
    <w:basedOn w:val="Normal"/>
    <w:link w:val="BodyTextChar"/>
    <w:rsid w:val="00D06091"/>
    <w:pPr>
      <w:spacing w:after="0" w:line="480" w:lineRule="auto"/>
    </w:pPr>
    <w:rPr>
      <w:rFonts w:ascii="Times New Roman" w:eastAsia="Times New Roman" w:hAnsi="Times New Roman" w:cs="Times New Roman"/>
      <w:sz w:val="24"/>
      <w:szCs w:val="24"/>
      <w:lang w:eastAsia="en-US"/>
    </w:rPr>
  </w:style>
  <w:style w:type="character" w:customStyle="1" w:styleId="BodyTextChar">
    <w:name w:val="Body Text Char"/>
    <w:basedOn w:val="DefaultParagraphFont"/>
    <w:link w:val="BodyText"/>
    <w:rsid w:val="00D06091"/>
    <w:rPr>
      <w:rFonts w:ascii="Times New Roman" w:eastAsia="Times New Roman" w:hAnsi="Times New Roman" w:cs="Times New Roman"/>
      <w:color w:val="auto"/>
      <w:sz w:val="24"/>
      <w:szCs w:val="24"/>
      <w:lang w:eastAsia="en-US"/>
    </w:rPr>
  </w:style>
  <w:style w:type="paragraph" w:customStyle="1" w:styleId="Tablecaption">
    <w:name w:val="Table caption"/>
    <w:basedOn w:val="Normal"/>
    <w:rsid w:val="00D06091"/>
    <w:pPr>
      <w:spacing w:before="240" w:after="120" w:line="240" w:lineRule="auto"/>
      <w:jc w:val="center"/>
    </w:pPr>
    <w:rPr>
      <w:rFonts w:ascii="Times New Roman" w:eastAsia="Times New Roman" w:hAnsi="Times New Roman" w:cs="Times New Roman"/>
      <w:lang w:eastAsia="en-US"/>
    </w:rPr>
  </w:style>
  <w:style w:type="paragraph" w:styleId="FootnoteText">
    <w:name w:val="footnote text"/>
    <w:basedOn w:val="Normal"/>
    <w:link w:val="FootnoteTextChar"/>
    <w:uiPriority w:val="99"/>
    <w:semiHidden/>
    <w:unhideWhenUsed/>
    <w:rsid w:val="0033442B"/>
    <w:pPr>
      <w:spacing w:after="0" w:line="240" w:lineRule="auto"/>
    </w:pPr>
  </w:style>
  <w:style w:type="character" w:customStyle="1" w:styleId="FootnoteTextChar">
    <w:name w:val="Footnote Text Char"/>
    <w:basedOn w:val="DefaultParagraphFont"/>
    <w:link w:val="FootnoteText"/>
    <w:uiPriority w:val="99"/>
    <w:semiHidden/>
    <w:rsid w:val="0033442B"/>
  </w:style>
  <w:style w:type="character" w:styleId="FootnoteReference">
    <w:name w:val="footnote reference"/>
    <w:basedOn w:val="DefaultParagraphFont"/>
    <w:uiPriority w:val="99"/>
    <w:semiHidden/>
    <w:unhideWhenUsed/>
    <w:rsid w:val="0033442B"/>
    <w:rPr>
      <w:vertAlign w:val="superscript"/>
    </w:rPr>
  </w:style>
  <w:style w:type="paragraph" w:customStyle="1" w:styleId="desctranslation">
    <w:name w:val="desc_translation"/>
    <w:basedOn w:val="Normal"/>
    <w:rsid w:val="00C70553"/>
    <w:pPr>
      <w:spacing w:before="100" w:beforeAutospacing="1" w:after="100" w:afterAutospacing="1" w:line="240" w:lineRule="auto"/>
    </w:pPr>
    <w:rPr>
      <w:rFonts w:ascii="Times New Roman" w:eastAsia="Times New Roman" w:hAnsi="Times New Roman" w:cs="Times New Roman"/>
      <w:sz w:val="24"/>
      <w:szCs w:val="24"/>
    </w:rPr>
  </w:style>
  <w:style w:type="character" w:styleId="EndnoteReference">
    <w:name w:val="endnote reference"/>
    <w:basedOn w:val="DefaultParagraphFont"/>
    <w:uiPriority w:val="99"/>
    <w:semiHidden/>
    <w:unhideWhenUsed/>
    <w:rsid w:val="00A46046"/>
    <w:rPr>
      <w:vertAlign w:val="superscript"/>
    </w:rPr>
  </w:style>
  <w:style w:type="character" w:styleId="FollowedHyperlink">
    <w:name w:val="FollowedHyperlink"/>
    <w:basedOn w:val="DefaultParagraphFont"/>
    <w:uiPriority w:val="99"/>
    <w:semiHidden/>
    <w:unhideWhenUsed/>
    <w:rsid w:val="00536714"/>
    <w:rPr>
      <w:color w:val="954F72" w:themeColor="followedHyperlink"/>
      <w:u w:val="single"/>
    </w:rPr>
  </w:style>
  <w:style w:type="paragraph" w:styleId="Revision">
    <w:name w:val="Revision"/>
    <w:hidden/>
    <w:uiPriority w:val="99"/>
    <w:semiHidden/>
    <w:rsid w:val="00F6544D"/>
    <w:pPr>
      <w:spacing w:after="0" w:line="240" w:lineRule="auto"/>
    </w:pPr>
  </w:style>
  <w:style w:type="character" w:styleId="LineNumber">
    <w:name w:val="line number"/>
    <w:basedOn w:val="DefaultParagraphFont"/>
    <w:uiPriority w:val="99"/>
    <w:semiHidden/>
    <w:unhideWhenUsed/>
    <w:rsid w:val="00ED0134"/>
  </w:style>
  <w:style w:type="character" w:styleId="PlaceholderText">
    <w:name w:val="Placeholder Text"/>
    <w:basedOn w:val="DefaultParagraphFont"/>
    <w:uiPriority w:val="99"/>
    <w:semiHidden/>
    <w:rsid w:val="008145F2"/>
    <w:rPr>
      <w:color w:val="808080"/>
    </w:rPr>
  </w:style>
  <w:style w:type="paragraph" w:styleId="Bibliography">
    <w:name w:val="Bibliography"/>
    <w:basedOn w:val="Normal"/>
    <w:next w:val="Normal"/>
    <w:uiPriority w:val="37"/>
    <w:unhideWhenUsed/>
    <w:rsid w:val="00486788"/>
    <w:pPr>
      <w:spacing w:after="0" w:line="480" w:lineRule="auto"/>
      <w:ind w:left="720" w:hanging="720"/>
    </w:pPr>
  </w:style>
  <w:style w:type="paragraph" w:styleId="EndnoteText">
    <w:name w:val="endnote text"/>
    <w:basedOn w:val="Normal"/>
    <w:link w:val="EndnoteTextChar"/>
    <w:uiPriority w:val="99"/>
    <w:semiHidden/>
    <w:unhideWhenUsed/>
    <w:rsid w:val="0018104B"/>
    <w:pPr>
      <w:spacing w:after="0" w:line="240" w:lineRule="auto"/>
    </w:pPr>
  </w:style>
  <w:style w:type="character" w:customStyle="1" w:styleId="EndnoteTextChar">
    <w:name w:val="Endnote Text Char"/>
    <w:basedOn w:val="DefaultParagraphFont"/>
    <w:link w:val="EndnoteText"/>
    <w:uiPriority w:val="99"/>
    <w:semiHidden/>
    <w:rsid w:val="0018104B"/>
  </w:style>
  <w:style w:type="character" w:customStyle="1" w:styleId="Heading1Char">
    <w:name w:val="Heading 1 Char"/>
    <w:basedOn w:val="DefaultParagraphFont"/>
    <w:link w:val="Heading1"/>
    <w:rsid w:val="00E2452A"/>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rsid w:val="00D21808"/>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E73167"/>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E73167"/>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E73167"/>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rsid w:val="00E73167"/>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E7316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3167"/>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E7316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E73167"/>
    <w:rPr>
      <w:rFonts w:asciiTheme="majorHAnsi" w:eastAsiaTheme="majorEastAsia" w:hAnsiTheme="majorHAnsi" w:cstheme="majorBidi"/>
      <w:color w:val="323E4F" w:themeColor="text2" w:themeShade="BF"/>
      <w:spacing w:val="5"/>
      <w:sz w:val="52"/>
      <w:szCs w:val="52"/>
    </w:rPr>
  </w:style>
  <w:style w:type="character" w:customStyle="1" w:styleId="SubtitleChar">
    <w:name w:val="Subtitle Char"/>
    <w:basedOn w:val="DefaultParagraphFont"/>
    <w:link w:val="Subtitle"/>
    <w:uiPriority w:val="11"/>
    <w:rsid w:val="00E73167"/>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E73167"/>
    <w:rPr>
      <w:b/>
      <w:bCs/>
    </w:rPr>
  </w:style>
  <w:style w:type="character" w:styleId="Emphasis">
    <w:name w:val="Emphasis"/>
    <w:basedOn w:val="DefaultParagraphFont"/>
    <w:uiPriority w:val="20"/>
    <w:qFormat/>
    <w:rsid w:val="00E73167"/>
    <w:rPr>
      <w:i/>
      <w:iCs/>
    </w:rPr>
  </w:style>
  <w:style w:type="paragraph" w:styleId="NoSpacing">
    <w:name w:val="No Spacing"/>
    <w:uiPriority w:val="1"/>
    <w:qFormat/>
    <w:rsid w:val="00E73167"/>
    <w:pPr>
      <w:spacing w:after="0" w:line="240" w:lineRule="auto"/>
    </w:pPr>
  </w:style>
  <w:style w:type="paragraph" w:styleId="Quote">
    <w:name w:val="Quote"/>
    <w:basedOn w:val="Normal"/>
    <w:next w:val="Normal"/>
    <w:link w:val="QuoteChar"/>
    <w:uiPriority w:val="29"/>
    <w:qFormat/>
    <w:rsid w:val="00E73167"/>
    <w:rPr>
      <w:i/>
      <w:iCs/>
      <w:color w:val="000000" w:themeColor="text1"/>
    </w:rPr>
  </w:style>
  <w:style w:type="character" w:customStyle="1" w:styleId="QuoteChar">
    <w:name w:val="Quote Char"/>
    <w:basedOn w:val="DefaultParagraphFont"/>
    <w:link w:val="Quote"/>
    <w:uiPriority w:val="29"/>
    <w:rsid w:val="00E73167"/>
    <w:rPr>
      <w:i/>
      <w:iCs/>
      <w:color w:val="000000" w:themeColor="text1"/>
    </w:rPr>
  </w:style>
  <w:style w:type="paragraph" w:styleId="IntenseQuote">
    <w:name w:val="Intense Quote"/>
    <w:basedOn w:val="Normal"/>
    <w:next w:val="Normal"/>
    <w:link w:val="IntenseQuoteChar"/>
    <w:uiPriority w:val="30"/>
    <w:qFormat/>
    <w:rsid w:val="00E73167"/>
    <w:pPr>
      <w:pBdr>
        <w:bottom w:val="single" w:sz="4" w:space="4" w:color="5B9BD5" w:themeColor="accent1"/>
      </w:pBdr>
      <w:spacing w:before="200" w:after="280"/>
      <w:ind w:left="936" w:right="936"/>
    </w:pPr>
    <w:rPr>
      <w:b/>
      <w:bCs/>
      <w:i/>
      <w:iCs/>
      <w:color w:val="5B9BD5" w:themeColor="accent1"/>
    </w:rPr>
  </w:style>
  <w:style w:type="character" w:customStyle="1" w:styleId="IntenseQuoteChar">
    <w:name w:val="Intense Quote Char"/>
    <w:basedOn w:val="DefaultParagraphFont"/>
    <w:link w:val="IntenseQuote"/>
    <w:uiPriority w:val="30"/>
    <w:rsid w:val="00E73167"/>
    <w:rPr>
      <w:b/>
      <w:bCs/>
      <w:i/>
      <w:iCs/>
      <w:color w:val="5B9BD5" w:themeColor="accent1"/>
    </w:rPr>
  </w:style>
  <w:style w:type="character" w:styleId="SubtleEmphasis">
    <w:name w:val="Subtle Emphasis"/>
    <w:basedOn w:val="DefaultParagraphFont"/>
    <w:uiPriority w:val="19"/>
    <w:qFormat/>
    <w:rsid w:val="00E73167"/>
    <w:rPr>
      <w:i/>
      <w:iCs/>
      <w:color w:val="808080" w:themeColor="text1" w:themeTint="7F"/>
    </w:rPr>
  </w:style>
  <w:style w:type="character" w:styleId="IntenseEmphasis">
    <w:name w:val="Intense Emphasis"/>
    <w:basedOn w:val="DefaultParagraphFont"/>
    <w:uiPriority w:val="21"/>
    <w:qFormat/>
    <w:rsid w:val="00E73167"/>
    <w:rPr>
      <w:b/>
      <w:bCs/>
      <w:i/>
      <w:iCs/>
      <w:color w:val="5B9BD5" w:themeColor="accent1"/>
    </w:rPr>
  </w:style>
  <w:style w:type="character" w:styleId="SubtleReference">
    <w:name w:val="Subtle Reference"/>
    <w:basedOn w:val="DefaultParagraphFont"/>
    <w:uiPriority w:val="31"/>
    <w:qFormat/>
    <w:rsid w:val="00E73167"/>
    <w:rPr>
      <w:smallCaps/>
      <w:color w:val="ED7D31" w:themeColor="accent2"/>
      <w:u w:val="single"/>
    </w:rPr>
  </w:style>
  <w:style w:type="character" w:styleId="IntenseReference">
    <w:name w:val="Intense Reference"/>
    <w:basedOn w:val="DefaultParagraphFont"/>
    <w:uiPriority w:val="32"/>
    <w:qFormat/>
    <w:rsid w:val="00E73167"/>
    <w:rPr>
      <w:b/>
      <w:bCs/>
      <w:smallCaps/>
      <w:color w:val="ED7D31" w:themeColor="accent2"/>
      <w:spacing w:val="5"/>
      <w:u w:val="single"/>
    </w:rPr>
  </w:style>
  <w:style w:type="character" w:styleId="BookTitle">
    <w:name w:val="Book Title"/>
    <w:basedOn w:val="DefaultParagraphFont"/>
    <w:uiPriority w:val="33"/>
    <w:qFormat/>
    <w:rsid w:val="00E73167"/>
    <w:rPr>
      <w:b/>
      <w:bCs/>
      <w:smallCaps/>
      <w:spacing w:val="5"/>
    </w:rPr>
  </w:style>
  <w:style w:type="paragraph" w:styleId="TOCHeading">
    <w:name w:val="TOC Heading"/>
    <w:basedOn w:val="Heading1"/>
    <w:next w:val="Normal"/>
    <w:uiPriority w:val="39"/>
    <w:semiHidden/>
    <w:unhideWhenUsed/>
    <w:qFormat/>
    <w:rsid w:val="00E73167"/>
    <w:pPr>
      <w:outlineLvl w:val="9"/>
    </w:pPr>
  </w:style>
  <w:style w:type="character" w:customStyle="1" w:styleId="apple-converted-space">
    <w:name w:val="apple-converted-space"/>
    <w:basedOn w:val="DefaultParagraphFont"/>
    <w:rsid w:val="006D221E"/>
  </w:style>
  <w:style w:type="character" w:styleId="UnresolvedMention">
    <w:name w:val="Unresolved Mention"/>
    <w:basedOn w:val="DefaultParagraphFont"/>
    <w:uiPriority w:val="99"/>
    <w:semiHidden/>
    <w:unhideWhenUsed/>
    <w:rsid w:val="004D15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904226">
      <w:bodyDiv w:val="1"/>
      <w:marLeft w:val="0"/>
      <w:marRight w:val="0"/>
      <w:marTop w:val="0"/>
      <w:marBottom w:val="0"/>
      <w:divBdr>
        <w:top w:val="none" w:sz="0" w:space="0" w:color="auto"/>
        <w:left w:val="none" w:sz="0" w:space="0" w:color="auto"/>
        <w:bottom w:val="none" w:sz="0" w:space="0" w:color="auto"/>
        <w:right w:val="none" w:sz="0" w:space="0" w:color="auto"/>
      </w:divBdr>
      <w:divsChild>
        <w:div w:id="1048991003">
          <w:marLeft w:val="0"/>
          <w:marRight w:val="0"/>
          <w:marTop w:val="0"/>
          <w:marBottom w:val="0"/>
          <w:divBdr>
            <w:top w:val="single" w:sz="6" w:space="11" w:color="F0F0F0"/>
            <w:left w:val="none" w:sz="0" w:space="0" w:color="auto"/>
            <w:bottom w:val="none" w:sz="0" w:space="0" w:color="auto"/>
            <w:right w:val="none" w:sz="0" w:space="0" w:color="auto"/>
          </w:divBdr>
        </w:div>
      </w:divsChild>
    </w:div>
    <w:div w:id="110589674">
      <w:bodyDiv w:val="1"/>
      <w:marLeft w:val="0"/>
      <w:marRight w:val="0"/>
      <w:marTop w:val="0"/>
      <w:marBottom w:val="0"/>
      <w:divBdr>
        <w:top w:val="none" w:sz="0" w:space="0" w:color="auto"/>
        <w:left w:val="none" w:sz="0" w:space="0" w:color="auto"/>
        <w:bottom w:val="none" w:sz="0" w:space="0" w:color="auto"/>
        <w:right w:val="none" w:sz="0" w:space="0" w:color="auto"/>
      </w:divBdr>
    </w:div>
    <w:div w:id="157424002">
      <w:bodyDiv w:val="1"/>
      <w:marLeft w:val="0"/>
      <w:marRight w:val="0"/>
      <w:marTop w:val="0"/>
      <w:marBottom w:val="0"/>
      <w:divBdr>
        <w:top w:val="none" w:sz="0" w:space="0" w:color="auto"/>
        <w:left w:val="none" w:sz="0" w:space="0" w:color="auto"/>
        <w:bottom w:val="none" w:sz="0" w:space="0" w:color="auto"/>
        <w:right w:val="none" w:sz="0" w:space="0" w:color="auto"/>
      </w:divBdr>
    </w:div>
    <w:div w:id="310719312">
      <w:bodyDiv w:val="1"/>
      <w:marLeft w:val="0"/>
      <w:marRight w:val="0"/>
      <w:marTop w:val="0"/>
      <w:marBottom w:val="0"/>
      <w:divBdr>
        <w:top w:val="none" w:sz="0" w:space="0" w:color="auto"/>
        <w:left w:val="none" w:sz="0" w:space="0" w:color="auto"/>
        <w:bottom w:val="none" w:sz="0" w:space="0" w:color="auto"/>
        <w:right w:val="none" w:sz="0" w:space="0" w:color="auto"/>
      </w:divBdr>
    </w:div>
    <w:div w:id="768546870">
      <w:bodyDiv w:val="1"/>
      <w:marLeft w:val="0"/>
      <w:marRight w:val="0"/>
      <w:marTop w:val="0"/>
      <w:marBottom w:val="0"/>
      <w:divBdr>
        <w:top w:val="none" w:sz="0" w:space="0" w:color="auto"/>
        <w:left w:val="none" w:sz="0" w:space="0" w:color="auto"/>
        <w:bottom w:val="none" w:sz="0" w:space="0" w:color="auto"/>
        <w:right w:val="none" w:sz="0" w:space="0" w:color="auto"/>
      </w:divBdr>
      <w:divsChild>
        <w:div w:id="1434548500">
          <w:marLeft w:val="0"/>
          <w:marRight w:val="0"/>
          <w:marTop w:val="0"/>
          <w:marBottom w:val="0"/>
          <w:divBdr>
            <w:top w:val="none" w:sz="0" w:space="0" w:color="auto"/>
            <w:left w:val="none" w:sz="0" w:space="0" w:color="auto"/>
            <w:bottom w:val="none" w:sz="0" w:space="0" w:color="auto"/>
            <w:right w:val="none" w:sz="0" w:space="0" w:color="auto"/>
          </w:divBdr>
          <w:divsChild>
            <w:div w:id="1462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2166">
      <w:bodyDiv w:val="1"/>
      <w:marLeft w:val="0"/>
      <w:marRight w:val="0"/>
      <w:marTop w:val="0"/>
      <w:marBottom w:val="0"/>
      <w:divBdr>
        <w:top w:val="none" w:sz="0" w:space="0" w:color="auto"/>
        <w:left w:val="none" w:sz="0" w:space="0" w:color="auto"/>
        <w:bottom w:val="none" w:sz="0" w:space="0" w:color="auto"/>
        <w:right w:val="none" w:sz="0" w:space="0" w:color="auto"/>
      </w:divBdr>
    </w:div>
    <w:div w:id="967081148">
      <w:bodyDiv w:val="1"/>
      <w:marLeft w:val="0"/>
      <w:marRight w:val="0"/>
      <w:marTop w:val="0"/>
      <w:marBottom w:val="0"/>
      <w:divBdr>
        <w:top w:val="none" w:sz="0" w:space="0" w:color="auto"/>
        <w:left w:val="none" w:sz="0" w:space="0" w:color="auto"/>
        <w:bottom w:val="none" w:sz="0" w:space="0" w:color="auto"/>
        <w:right w:val="none" w:sz="0" w:space="0" w:color="auto"/>
      </w:divBdr>
    </w:div>
    <w:div w:id="1363674086">
      <w:bodyDiv w:val="1"/>
      <w:marLeft w:val="0"/>
      <w:marRight w:val="0"/>
      <w:marTop w:val="0"/>
      <w:marBottom w:val="0"/>
      <w:divBdr>
        <w:top w:val="none" w:sz="0" w:space="0" w:color="auto"/>
        <w:left w:val="none" w:sz="0" w:space="0" w:color="auto"/>
        <w:bottom w:val="none" w:sz="0" w:space="0" w:color="auto"/>
        <w:right w:val="none" w:sz="0" w:space="0" w:color="auto"/>
      </w:divBdr>
    </w:div>
    <w:div w:id="1473600775">
      <w:bodyDiv w:val="1"/>
      <w:marLeft w:val="0"/>
      <w:marRight w:val="0"/>
      <w:marTop w:val="0"/>
      <w:marBottom w:val="0"/>
      <w:divBdr>
        <w:top w:val="none" w:sz="0" w:space="0" w:color="auto"/>
        <w:left w:val="none" w:sz="0" w:space="0" w:color="auto"/>
        <w:bottom w:val="none" w:sz="0" w:space="0" w:color="auto"/>
        <w:right w:val="none" w:sz="0" w:space="0" w:color="auto"/>
      </w:divBdr>
    </w:div>
    <w:div w:id="1808207995">
      <w:bodyDiv w:val="1"/>
      <w:marLeft w:val="0"/>
      <w:marRight w:val="0"/>
      <w:marTop w:val="0"/>
      <w:marBottom w:val="0"/>
      <w:divBdr>
        <w:top w:val="none" w:sz="0" w:space="0" w:color="auto"/>
        <w:left w:val="none" w:sz="0" w:space="0" w:color="auto"/>
        <w:bottom w:val="none" w:sz="0" w:space="0" w:color="auto"/>
        <w:right w:val="none" w:sz="0" w:space="0" w:color="auto"/>
      </w:divBdr>
      <w:divsChild>
        <w:div w:id="1180312385">
          <w:marLeft w:val="0"/>
          <w:marRight w:val="0"/>
          <w:marTop w:val="0"/>
          <w:marBottom w:val="0"/>
          <w:divBdr>
            <w:top w:val="single" w:sz="6" w:space="12" w:color="F0F0F0"/>
            <w:left w:val="none" w:sz="0" w:space="0" w:color="auto"/>
            <w:bottom w:val="none" w:sz="0" w:space="0" w:color="auto"/>
            <w:right w:val="none" w:sz="0" w:space="0" w:color="auto"/>
          </w:divBdr>
        </w:div>
      </w:divsChild>
    </w:div>
    <w:div w:id="1832679655">
      <w:bodyDiv w:val="1"/>
      <w:marLeft w:val="0"/>
      <w:marRight w:val="0"/>
      <w:marTop w:val="0"/>
      <w:marBottom w:val="0"/>
      <w:divBdr>
        <w:top w:val="none" w:sz="0" w:space="0" w:color="auto"/>
        <w:left w:val="none" w:sz="0" w:space="0" w:color="auto"/>
        <w:bottom w:val="none" w:sz="0" w:space="0" w:color="auto"/>
        <w:right w:val="none" w:sz="0" w:space="0" w:color="auto"/>
      </w:divBdr>
    </w:div>
    <w:div w:id="20763201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microsoft.com/office/2018/08/relationships/commentsExtensible" Target="commentsExtensible.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FF27C77-66F4-446F-BD19-38A786640A49}">
  <we:reference id="wa104380917" version="1.0.1.0" store="en-US" storeType="OMEX"/>
  <we:alternateReferences>
    <we:reference id="wa104380917" version="1.0.1.0" store="" storeType="OMEX"/>
  </we:alternateReferences>
  <we:properties>
    <we:property name="-660382318" value="[{&quot;user_data&quot;:{&quot;notes&quot;:&quot;&quot;,&quot;modified&quot;:&quot;2018-02-19T23:35:33Z&quot;,&quot;created&quot;:&quot;2018-02-19T23:21:10Z&quot;,&quot;added&quot;:null,&quot;active_read_time&quot;:null,&quot;source&quot;:null,&quot;star&quot;:false,&quot;modifiedby&quot;:&quot;desktop-Windows8-2.33.14326&quot;,&quot;unread&quot;:true,&quot;createdby&quot;:&quot;desktop-Windows8-2.33.14326&quot;,&quot;sourced_from&quot;:1,&quot;last_read&quot;:null,&quot;view_count&quot;:0,&quot;print_count&quot;:0,&quot;tags&quot;:[],&quot;has_annotations&quot;:false,&quot;notes_with_tags&quot;:&quot;&quot;,&quot;shared&quot;:false},&quot;deleted&quot;:false,&quot;ext_ids&quot;:{&quot;doi&quot;:&quot;10.1177/0095399715598343&quot;},&quot;seq&quot;:14404,&quot;item_type&quot;:&quot;article&quot;,&quot;article&quot;:{&quot;isbn&quot;:null,&quot;journal&quot;:null,&quot;eissn&quot;:null,&quot;issue&quot;:&quot;1&quot;,&quot;issn&quot;:&quot;0095-3997&quot;,&quot;authors&quot;:[&quot;Annalisa Pelizza&quot;,&quot;Rob Hoppe&quot;],&quot;citeproc&quot;:&quot;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&quot;,&quot;chapter&quot;:null,&quot;volume&quot;:&quot;50&quot;,&quot;eisbn&quot;:null,&quot;pagination&quot;:null,&quot;abstract&quot;:&quot;Government information system failures are filling not only newspapers but also parliamentary and administrative reports. This article deals with a case in which information and communication technologies (ICT)-related failure claimed by the media influenced the parliamentary agenda, and intra-governmental relations. Drawing on a narrative analysis of a Dutch parliamentary commission's hearings, it argues that the way the issue was initially framed by the media and then adopted, un-problematized, by Parliament steered the direction of action toward specific administrative solutions, thus shaping the landscape of possible organizational alliances. The article recommends a proactive role of parliaments in framing ICT projects.&quot;,&quot;year&quot;:2018,&quot;title&quot;:&quot;Birth of a Failure: Consequences of Framing ICT Projects for the Centralization of Inter-Departmental Relations&quot;},&quot;collection_id&quot;:&quot;81cab3eb-ecf2-4ce1-9782-49a8fb8c5e44&quot;,&quot;data_version&quot;:1,&quot;id&quot;:&quot;71921ABE-C245-2D23-C5D3-B05EFAF60EFC&quot;,&quot;type&quot;:&quot;item&quot;,&quot;files&quot;:[],&quot;pdf_hash&quot;:null,&quot;collection_group_id&quot;:null,&quot;custom_metadata&quot;:{},&quot;citeproc&quot;:{&quot;Type&quot;:&quot;article-journal&quot;,&quot;DOI&quot;:&quot;10.1177/0095399715598343&quot;,&quot;JournalAbbr&quot;:&quot;ADMINISTRATION &amp; SOCIETY&quot;,&quot;Page&quot;:&quot;101-130&quot;,&quot;Issue&quot;:&quot;1&quot;,&quot;ISSN&quot;:&quot;0095-3997&quot;,&quot;Volume&quot;:&quot;50&quot;,&quot;Authors&quot;:[{&quot;type&quot;:&quot;author&quot;,&quot;first&quot;:&quot;Annalisa&quot;,&quot;last&quot;:&quot;Pelizza&quot;},{&quot;type&quot;:&quot;author&quot;,&quot;first&quot;:&quot;Rob&quot;,&quot;last&quot;:&quot;Hoppe&quot;}],&quot;Abstract&quot;:&quot;Government information system failures are filling not only newspapers but also parliamentary and administrative reports. This article deals with a case in which information and communication technologies (ICT)-related failure claimed by the media influenced the parliamentary agenda, and intra-governmental relations. Drawing on a narrative analysis of a Dutch parliamentary commission's hearings, it argues that the way the issue was initially framed by the media and then adopted, un-problematized, by Parliament steered the direction of action toward specific administrative solutions, thus shaping the landscape of possible organizational alliances. The article recommends a proactive role of parliaments in framing ICT projects.&quot;,&quot;Title&quot;:&quot;Birth of a Failure: Consequences of Framing ICT Projects for the Centralization of Inter-Departmental Relations&quot;},&quot;atIndex&quot;:0}]"/>
    <we:property name="-794374699" value="[{&quot;collection_id&quot;:&quot;81cab3eb-ecf2-4ce1-9782-49a8fb8c5e44&quot;,&quot;deleted&quot;:false,&quot;item_type&quot;:&quot;book&quot;,&quot;data_version&quot;:1,&quot;custom_metadata&quot;:{&quot;date&quot;:&quot;2017-01-01&quot;,&quot;journal&quot;:&quot;Routledge&quot;,&quot;city&quot;:&quot;London, UK&quot;,&quot;type&quot;:&quot;book&quot;},&quot;ext_ids&quot;:{},&quot;article&quot;:{&quot;title&quot;:&quot;The Politics of Evidence: From evidence-based policy to the good governance of evidence&quot;,&quot;abstract&quot;:&quot;There has been an enormous increase in interest in the use of evidence for public policymaking, but the vast majority of work on the subject has failed to engage with the political nature of decision making and how this influences the ways in which evidence will be used (or misused) within political areas. This book provides new insights into the nature of political bias with regards to evidence and critically considers what an ‘improved’ use of evidence would look like from a policymaking perspective. Part I describes the great potential for evidence to help achieve social goals, as well as the challenges raised by the political nature of policymaking. It explores the concern of evidence advocates that political interests drive the misuse or manipulation of evidence, as well as counter-concerns of critical policy scholars about how appeals to ‘evidence-based policy’ can depoliticise political debates. Both concerns reflect forms of bias – the first representing technical bias, whereby evidence use violates principles of scientific best practice, and the second representing issue bias in how appeals to evidence can shift political debates to particular questions or marginalise policy-relevant social concerns. Part II then draws on the fields of policy studies and cognitive psychology to understand the origins and mechanisms of both forms of bias in relation to political interests and values. It illustrates how such biases are not only common, but can be much more predictable once we recognise their origins and manifestations in policy arenas. Finally, Part III discusses ways to move forward for those seeking to improve the use of evidence in public policymaking. It explores what constitutes ‘good evidence for policy’, as well as the ‘good use of evidence’ within policy processes, and considers how to build evidence-advisory institutions that embed key principles of both scientific good practice and democratic representation. Taken as a whole, the approach promoted is termed the ‘good governance of evidence’ – a concept that represents the use of rigorous, systematic and technically valid pieces of evidence within decisionmaking processes that are representative of, and accountable to, populations served.&quot;,&quot;authors&quot;:[&quot;Justin Parkhurst&quot;],&quot;issn&quot;:&quot;&quot;,&quot;issue&quot;:null,&quot;journal&quot;:null,&quot;pagination&quot;:&quot;1-182&quot;,&quot;volume&quot;:null,&quot;year&quot;:2017},&quot;user_data&quot;:{&quot;citekey&quot;:null,&quot;tags&quot;:[&quot;#Policy_sciences&quot;],&quot;created&quot;:&quot;2019-10-13T19:05:00Z&quot;,&quot;createdby&quot;:&quot;desktop_electron 4.0.0-beta.125&quot;,&quot;modified&quot;:&quot;2019-10-13T19:05:00Z&quot;,&quot;modifiedby&quot;:&quot;desktop_electron 4.0.0-beta.125&quot;,&quot;has_annotations&quot;:false,&quot;notes_with_tags&quot;:&quot;#Policy_sciences&quot;,&quot;unread&quot;:true,&quot;last_read&quot;:null,&quot;shared&quot;:false},&quot;import_data&quot;:{},&quot;seq&quot;:28680,&quot;id&quot;:&quot;e4be3689-6a5f-4706-8904-ece7cfd4a08a&quot;,&quot;type&quot;:&quot;item&quot;,&quot;files&quot;:[],&quot;pdf_hash&quot;:null,&quot;collection_group_id&quot;:null,&quot;citeproc&quot;:{},&quot;atIndex&quot;:0}]"/>
  </we:properties>
  <we:bindings/>
  <we:snapshot xmlns:r="http://schemas.openxmlformats.org/officeDocument/2006/relationships"/>
</we:webextension>
</file>

<file path=word/webextensions/webextension2.xml><?xml version="1.0" encoding="utf-8"?>
<we:webextension xmlns:we="http://schemas.microsoft.com/office/webextensions/webextension/2010/11" id="{EA0EE212-CAF7-4BB8-B9DB-272552F58909}">
  <we:reference id="wa104382081" version="1.7.0.0" store="en-001" storeType="OMEX"/>
  <we:alternateReferences>
    <we:reference id="WA104382081" version="1.7.0.0" stor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E372430D6ED5443A6985D4ACFD40B30" ma:contentTypeVersion="13" ma:contentTypeDescription="Create a new document." ma:contentTypeScope="" ma:versionID="430705e270e6c29a00bc629a8bd1e794">
  <xsd:schema xmlns:xsd="http://www.w3.org/2001/XMLSchema" xmlns:xs="http://www.w3.org/2001/XMLSchema" xmlns:p="http://schemas.microsoft.com/office/2006/metadata/properties" xmlns:ns3="9f2f3e33-ddcb-4eae-9224-b39c5eb9251d" xmlns:ns4="97414408-7dad-4fc7-aa9b-023a627e9e5a" targetNamespace="http://schemas.microsoft.com/office/2006/metadata/properties" ma:root="true" ma:fieldsID="4cc979f48f0304f4a45abe57fdc7f4aa" ns3:_="" ns4:_="">
    <xsd:import namespace="9f2f3e33-ddcb-4eae-9224-b39c5eb9251d"/>
    <xsd:import namespace="97414408-7dad-4fc7-aa9b-023a627e9e5a"/>
    <xsd:element name="properties">
      <xsd:complexType>
        <xsd:sequence>
          <xsd:element name="documentManagement">
            <xsd:complexType>
              <xsd:all>
                <xsd:element ref="ns3:SharedWithUsers"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3:SharedWithDetails" minOccurs="0"/>
                <xsd:element ref="ns3:SharingHintHash"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f3e33-ddcb-4eae-9224-b39c5eb9251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7414408-7dad-4fc7-aa9b-023a627e9e5a" elementFormDefault="qualified">
    <xsd:import namespace="http://schemas.microsoft.com/office/2006/documentManagement/types"/>
    <xsd:import namespace="http://schemas.microsoft.com/office/infopath/2007/PartnerControls"/>
    <xsd:element name="MediaServiceMetadata" ma:index="9" nillable="true" ma:displayName="MediaServiceMetadata" ma:description="" ma:hidden="true" ma:internalName="MediaServiceMetadata" ma:readOnly="true">
      <xsd:simpleType>
        <xsd:restriction base="dms:Note"/>
      </xsd:simpleType>
    </xsd:element>
    <xsd:element name="MediaServiceFastMetadata" ma:index="10" nillable="true" ma:displayName="MediaServiceFastMetadata" ma:description="" ma:hidden="true" ma:internalName="MediaServiceFastMetadata" ma:readOnly="true">
      <xsd:simpleType>
        <xsd:restriction base="dms:Note"/>
      </xsd:simpleType>
    </xsd:element>
    <xsd:element name="MediaServiceDateTaken" ma:index="11" nillable="true" ma:displayName="MediaServiceDateTaken" ma:description="" ma:hidden="true" ma:internalName="MediaServiceDateTaken" ma:readOnly="true">
      <xsd:simpleType>
        <xsd:restriction base="dms:Text"/>
      </xsd:simpleType>
    </xsd:element>
    <xsd:element name="MediaServiceAutoTags" ma:index="12" nillable="true" ma:displayName="MediaServiceAutoTags" ma:description="" ma:internalName="MediaServiceAutoTags" ma:readOnly="true">
      <xsd:simpleType>
        <xsd:restriction base="dms:Text"/>
      </xsd:simpleType>
    </xsd:element>
    <xsd:element name="MediaServiceLocation" ma:index="13" nillable="true" ma:displayName="MediaServiceLocation" ma:description="" ma:internalName="MediaServiceLocation"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E7EDBBD-D700-43B0-A0DA-844DAA9727F2}">
  <ds:schemaRefs>
    <ds:schemaRef ds:uri="http://schemas.microsoft.com/sharepoint/v3/contenttype/forms"/>
  </ds:schemaRefs>
</ds:datastoreItem>
</file>

<file path=customXml/itemProps2.xml><?xml version="1.0" encoding="utf-8"?>
<ds:datastoreItem xmlns:ds="http://schemas.openxmlformats.org/officeDocument/2006/customXml" ds:itemID="{3016B3DA-61F6-2C47-A971-8B01EF1E3011}">
  <ds:schemaRefs>
    <ds:schemaRef ds:uri="http://schemas.openxmlformats.org/officeDocument/2006/bibliography"/>
  </ds:schemaRefs>
</ds:datastoreItem>
</file>

<file path=customXml/itemProps3.xml><?xml version="1.0" encoding="utf-8"?>
<ds:datastoreItem xmlns:ds="http://schemas.openxmlformats.org/officeDocument/2006/customXml" ds:itemID="{4562F42A-3734-45F8-A1A1-EDAD953A1A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73096A-B1ED-43D4-8D29-938A852275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f3e33-ddcb-4eae-9224-b39c5eb9251d"/>
    <ds:schemaRef ds:uri="97414408-7dad-4fc7-aa9b-023a627e9e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2748</TotalTime>
  <Pages>16</Pages>
  <Words>12715</Words>
  <Characters>72477</Characters>
  <Application>Microsoft Office Word</Application>
  <DocSecurity>0</DocSecurity>
  <Lines>603</Lines>
  <Paragraphs>170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85022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Amazing Personality</dc:creator>
  <cp:keywords/>
  <cp:lastModifiedBy>Choi, Yongjin</cp:lastModifiedBy>
  <cp:revision>1129</cp:revision>
  <cp:lastPrinted>2019-04-19T04:43:00Z</cp:lastPrinted>
  <dcterms:created xsi:type="dcterms:W3CDTF">2020-11-14T00:11:00Z</dcterms:created>
  <dcterms:modified xsi:type="dcterms:W3CDTF">2020-12-11T20:43:00Z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729b7367-cce0-3971-9fe3-93cf78907905</vt:lpwstr>
  </property>
  <property fmtid="{D5CDD505-2E9C-101B-9397-08002B2CF9AE}" pid="4" name="Mendeley Citation Style_1">
    <vt:lpwstr>http://www.zotero.org/styles/nature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0x0101009E372430D6ED5443A6985D4ACFD40B30</vt:lpwstr>
  </property>
  <property fmtid="{D5CDD505-2E9C-101B-9397-08002B2CF9AE}" pid="26" name="ZOTERO_PREF_1">
    <vt:lpwstr>&lt;data data-version="3" zotero-version="5.0.75"&gt;&lt;session id="8EfamiPH"/&gt;&lt;style id="http://www.zotero.org/styles/apa" locale="en-US" hasBibliography="1" bibliographyStyleHasBeenSet="1"/&gt;&lt;prefs&gt;&lt;pref name="fieldType" value="Field"/&gt;&lt;/prefs&gt;&lt;/data&gt;</vt:lpwstr>
  </property>
</Properties>
</file>